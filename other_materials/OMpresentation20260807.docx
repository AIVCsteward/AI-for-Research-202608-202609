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1211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技术汇报大纲</w:t>
      </w:r>
    </w:p>
    <w:p w14:paraId="58A3FA0E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Part 1：我怎么理解这个科学问题</w:t>
      </w:r>
    </w:p>
    <w:p w14:paraId="25BCC9DF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1.1 这个赛题在解决什么科学问题</w:t>
      </w:r>
    </w:p>
    <w:p w14:paraId="5699413C" w14:textId="77777777" w:rsidR="004E6A58" w:rsidRPr="004E6A58" w:rsidRDefault="004E6A58" w:rsidP="004E6A58">
      <w:r w:rsidRPr="004E6A58">
        <w:rPr>
          <w:b/>
          <w:bCs/>
        </w:rPr>
        <w:t>一句话概括</w:t>
      </w:r>
      <w:r w:rsidRPr="004E6A58">
        <w:t>：给定一组实验条件（菌株背景、化合物扰动、培养基、温度、时间），让 AI 直接预测酵母全蛋白组（~4,232 个蛋白）的表达响应——不依赖任何对照实验的实际测量。</w:t>
      </w:r>
    </w:p>
    <w:p w14:paraId="506870BD" w14:textId="77777777" w:rsidR="004E6A58" w:rsidRPr="004E6A58" w:rsidRDefault="004E6A58" w:rsidP="004E6A58">
      <w:r w:rsidRPr="004E6A58">
        <w:t xml:space="preserve">这本质是一个 </w:t>
      </w:r>
      <w:r w:rsidRPr="004E6A58">
        <w:rPr>
          <w:b/>
          <w:bCs/>
        </w:rPr>
        <w:t>OOD（分布外）条件生成任务</w:t>
      </w:r>
      <w:r w:rsidRPr="004E6A58">
        <w:t>：模型需要在从未见过的菌株×化合物组合下，输出 4,232 维的高维蛋白表达向量，且输入仅为条件标签，不含任何 control 样本的蛋白组数据。</w:t>
      </w:r>
    </w:p>
    <w:p w14:paraId="51B9E99C" w14:textId="77777777" w:rsidR="004E6A58" w:rsidRPr="004E6A58" w:rsidRDefault="004E6A58" w:rsidP="004E6A58">
      <w:r w:rsidRPr="004E6A58">
        <w:rPr>
          <w:b/>
          <w:bCs/>
        </w:rPr>
        <w:t>与典型生物学建模的关键区别</w:t>
      </w:r>
      <w:r w:rsidRPr="004E6A58">
        <w:t>：</w:t>
      </w:r>
    </w:p>
    <w:p w14:paraId="6443F58A" w14:textId="77777777" w:rsidR="004E6A58" w:rsidRPr="004E6A58" w:rsidRDefault="004E6A58" w:rsidP="004E6A58">
      <w:pPr>
        <w:numPr>
          <w:ilvl w:val="0"/>
          <w:numId w:val="1"/>
        </w:numPr>
      </w:pPr>
      <w:r w:rsidRPr="004E6A58">
        <w:t>传统：输入蛋白组 A → 预测扰动后蛋白组 B（有参考起点）</w:t>
      </w:r>
    </w:p>
    <w:p w14:paraId="1E2F903E" w14:textId="77777777" w:rsidR="004E6A58" w:rsidRPr="004E6A58" w:rsidRDefault="004E6A58" w:rsidP="004E6A58">
      <w:pPr>
        <w:numPr>
          <w:ilvl w:val="0"/>
          <w:numId w:val="1"/>
        </w:numPr>
      </w:pPr>
      <w:r w:rsidRPr="004E6A58">
        <w:t>本题：仅给条件标签 → 直接预测全蛋白组（无参考起点）</w:t>
      </w:r>
    </w:p>
    <w:p w14:paraId="21BD5D96" w14:textId="77777777" w:rsidR="004E6A58" w:rsidRPr="004E6A58" w:rsidRDefault="004E6A58" w:rsidP="004E6A58">
      <w:r w:rsidRPr="004E6A58">
        <w:rPr>
          <w:b/>
          <w:bCs/>
        </w:rPr>
        <w:t xml:space="preserve">引用 Bunne et al. (2024) </w:t>
      </w:r>
      <w:r w:rsidRPr="004E6A58">
        <w:rPr>
          <w:b/>
          <w:bCs/>
          <w:i/>
          <w:iCs/>
        </w:rPr>
        <w:t>Cell</w:t>
      </w:r>
      <w:r w:rsidRPr="004E6A58">
        <w:rPr>
          <w:b/>
          <w:bCs/>
        </w:rPr>
        <w:t xml:space="preserve"> 综述的定位</w:t>
      </w:r>
      <w:r w:rsidRPr="004E6A58">
        <w:t>：</w:t>
      </w:r>
    </w:p>
    <w:p w14:paraId="78BC0CC5" w14:textId="77777777" w:rsidR="004E6A58" w:rsidRPr="004E6A58" w:rsidRDefault="004E6A58" w:rsidP="004E6A58">
      <w:r w:rsidRPr="004E6A58">
        <w:t xml:space="preserve">这篇综述是 AIVC 领域的纲领性文献，发表在 </w:t>
      </w:r>
      <w:r w:rsidRPr="004E6A58">
        <w:rPr>
          <w:i/>
          <w:iCs/>
        </w:rPr>
        <w:t>Cell</w:t>
      </w:r>
      <w:r w:rsidRPr="004E6A58">
        <w:t>（2024年12月），由 Stanford、Genentech、CZI、Calico 等机构的联合团队撰写。它提出：</w:t>
      </w:r>
      <w:r w:rsidRPr="004E6A58">
        <w:rPr>
          <w:b/>
          <w:bCs/>
        </w:rPr>
        <w:t>AI 虚拟细胞（AIVC）</w:t>
      </w:r>
      <w:r w:rsidRPr="004E6A58">
        <w:t xml:space="preserve"> 应是一个多尺度、多模态的大型神经网络模型，能够表征和模拟分子、细胞及组织在不同状态的行为。综述定义 AIVC 需具备三大能力：</w:t>
      </w:r>
    </w:p>
    <w:p w14:paraId="6142D421" w14:textId="77777777" w:rsidR="004E6A58" w:rsidRPr="004E6A58" w:rsidRDefault="004E6A58" w:rsidP="004E6A58">
      <w:pPr>
        <w:numPr>
          <w:ilvl w:val="0"/>
          <w:numId w:val="2"/>
        </w:numPr>
      </w:pPr>
      <w:r w:rsidRPr="004E6A58">
        <w:rPr>
          <w:b/>
          <w:bCs/>
        </w:rPr>
        <w:t>通用表征（UR）</w:t>
      </w:r>
      <w:r w:rsidRPr="004E6A58">
        <w:t>——跨物种、跨模态、跨条件的生物学状态统一表示</w:t>
      </w:r>
    </w:p>
    <w:p w14:paraId="5BD0EBD9" w14:textId="77777777" w:rsidR="004E6A58" w:rsidRPr="004E6A58" w:rsidRDefault="004E6A58" w:rsidP="004E6A58">
      <w:pPr>
        <w:numPr>
          <w:ilvl w:val="0"/>
          <w:numId w:val="2"/>
        </w:numPr>
      </w:pPr>
      <w:r w:rsidRPr="004E6A58">
        <w:rPr>
          <w:b/>
          <w:bCs/>
        </w:rPr>
        <w:t>预测细胞行为与动态</w:t>
      </w:r>
      <w:r w:rsidRPr="004E6A58">
        <w:t>——模拟细胞对未见过扰动的响应</w:t>
      </w:r>
    </w:p>
    <w:p w14:paraId="78F4D951" w14:textId="77777777" w:rsidR="004E6A58" w:rsidRPr="004E6A58" w:rsidRDefault="004E6A58" w:rsidP="004E6A58">
      <w:pPr>
        <w:numPr>
          <w:ilvl w:val="0"/>
          <w:numId w:val="2"/>
        </w:numPr>
      </w:pPr>
      <w:r w:rsidRPr="004E6A58">
        <w:rPr>
          <w:b/>
          <w:bCs/>
        </w:rPr>
        <w:t>在硅片实验与数据生成引导</w:t>
      </w:r>
      <w:r w:rsidRPr="004E6A58">
        <w:t>——虚拟仪器（VI）替代昂贵湿实验</w:t>
      </w:r>
    </w:p>
    <w:p w14:paraId="6441F16F" w14:textId="77777777" w:rsidR="004E6A58" w:rsidRPr="004E6A58" w:rsidRDefault="004E6A58" w:rsidP="004E6A58">
      <w:r w:rsidRPr="004E6A58">
        <w:rPr>
          <w:b/>
          <w:bCs/>
        </w:rPr>
        <w:t>我们的赛题精确对齐了综述定义的「能力二」中最核心的子问题</w:t>
      </w:r>
      <w:r w:rsidRPr="004E6A58">
        <w:t>：</w:t>
      </w:r>
    </w:p>
    <w:p w14:paraId="50D816A6" w14:textId="77777777" w:rsidR="004E6A58" w:rsidRPr="004E6A58" w:rsidRDefault="004E6A58" w:rsidP="004E6A58">
      <w:pPr>
        <w:numPr>
          <w:ilvl w:val="0"/>
          <w:numId w:val="3"/>
        </w:numPr>
      </w:pPr>
      <w:r w:rsidRPr="004E6A58">
        <w:t>预测细胞对未见过化学扰动的蛋白组响应</w:t>
      </w:r>
    </w:p>
    <w:p w14:paraId="0CE9CAA8" w14:textId="77777777" w:rsidR="004E6A58" w:rsidRPr="004E6A58" w:rsidRDefault="004E6A58" w:rsidP="004E6A58">
      <w:pPr>
        <w:numPr>
          <w:ilvl w:val="0"/>
          <w:numId w:val="3"/>
        </w:numPr>
      </w:pPr>
      <w:r w:rsidRPr="004E6A58">
        <w:t>跨遗传背景（菌株）和跨化学空间（化合物）的联合外推</w:t>
      </w:r>
    </w:p>
    <w:p w14:paraId="0010352D" w14:textId="77777777" w:rsidR="004E6A58" w:rsidRPr="004E6A58" w:rsidRDefault="004E6A58" w:rsidP="004E6A58">
      <w:pPr>
        <w:numPr>
          <w:ilvl w:val="0"/>
          <w:numId w:val="3"/>
        </w:numPr>
      </w:pPr>
      <w:r w:rsidRPr="004E6A58">
        <w:t>评测体系的多维 OOD 分割精确对应综述中强调的「模型需推广至训练数据中未出现的状态」</w:t>
      </w:r>
    </w:p>
    <w:p w14:paraId="08D49DEC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1.2 为什么这个问题值得做</w:t>
      </w:r>
    </w:p>
    <w:p w14:paraId="5FBB1E68" w14:textId="77777777" w:rsidR="004E6A58" w:rsidRPr="004E6A58" w:rsidRDefault="004E6A58" w:rsidP="004E6A58">
      <w:r w:rsidRPr="004E6A58">
        <w:t>有三个层面的价值论证：</w:t>
      </w:r>
    </w:p>
    <w:p w14:paraId="288A61B4" w14:textId="77777777" w:rsidR="004E6A58" w:rsidRPr="004E6A58" w:rsidRDefault="004E6A58" w:rsidP="004E6A58">
      <w:r w:rsidRPr="004E6A58">
        <w:rPr>
          <w:b/>
          <w:bCs/>
        </w:rPr>
        <w:t>（1）应用价值</w:t>
      </w:r>
      <w:r w:rsidRPr="004E6A58">
        <w:t>：</w:t>
      </w:r>
    </w:p>
    <w:p w14:paraId="5FD3098F" w14:textId="77777777" w:rsidR="004E6A58" w:rsidRPr="004E6A58" w:rsidRDefault="004E6A58" w:rsidP="004E6A58">
      <w:pPr>
        <w:numPr>
          <w:ilvl w:val="0"/>
          <w:numId w:val="4"/>
        </w:numPr>
      </w:pPr>
      <w:r w:rsidRPr="004E6A58">
        <w:rPr>
          <w:b/>
          <w:bCs/>
        </w:rPr>
        <w:t>药物发现瓶颈</w:t>
      </w:r>
      <w:r w:rsidRPr="004E6A58">
        <w:t>：当前药物研发中，化合物-蛋白响应图谱依赖大规模湿实验，</w:t>
      </w:r>
      <w:r w:rsidRPr="004E6A58">
        <w:lastRenderedPageBreak/>
        <w:t>一个 data point 的成本数千至上万美元。如果 AIVC 能以预测替代部分实验，可将通量提升几个数量级。</w:t>
      </w:r>
    </w:p>
    <w:p w14:paraId="3E22A49E" w14:textId="77777777" w:rsidR="004E6A58" w:rsidRPr="004E6A58" w:rsidRDefault="004E6A58" w:rsidP="004E6A58">
      <w:pPr>
        <w:numPr>
          <w:ilvl w:val="0"/>
          <w:numId w:val="4"/>
        </w:numPr>
      </w:pPr>
      <w:r w:rsidRPr="004E6A58">
        <w:rPr>
          <w:b/>
          <w:bCs/>
        </w:rPr>
        <w:t>脱靶效应预筛</w:t>
      </w:r>
      <w:r w:rsidRPr="004E6A58">
        <w:t>：在实验前预测化合物对非靶蛋白的影响，减少临床前失败的沉没成本。</w:t>
      </w:r>
    </w:p>
    <w:p w14:paraId="521209EE" w14:textId="77777777" w:rsidR="004E6A58" w:rsidRPr="004E6A58" w:rsidRDefault="004E6A58" w:rsidP="004E6A58">
      <w:pPr>
        <w:numPr>
          <w:ilvl w:val="0"/>
          <w:numId w:val="4"/>
        </w:numPr>
      </w:pPr>
      <w:r w:rsidRPr="004E6A58">
        <w:rPr>
          <w:b/>
          <w:bCs/>
        </w:rPr>
        <w:t>个性化药物响应</w:t>
      </w:r>
      <w:r w:rsidRPr="004E6A58">
        <w:t>：不同遗传背景（菌株模拟了个体差异）的疗效差异建模。</w:t>
      </w:r>
    </w:p>
    <w:p w14:paraId="1913C2B5" w14:textId="77777777" w:rsidR="004E6A58" w:rsidRPr="004E6A58" w:rsidRDefault="004E6A58" w:rsidP="004E6A58">
      <w:pPr>
        <w:numPr>
          <w:ilvl w:val="0"/>
          <w:numId w:val="4"/>
        </w:numPr>
      </w:pPr>
      <w:r w:rsidRPr="004E6A58">
        <w:rPr>
          <w:b/>
          <w:bCs/>
        </w:rPr>
        <w:t>老药新用</w:t>
      </w:r>
      <w:r w:rsidRPr="004E6A58">
        <w:t>：利用已有扰动数据推断化合物的新生物学功能。</w:t>
      </w:r>
    </w:p>
    <w:p w14:paraId="26216C07" w14:textId="77777777" w:rsidR="004E6A58" w:rsidRPr="004E6A58" w:rsidRDefault="004E6A58" w:rsidP="004E6A58">
      <w:pPr>
        <w:numPr>
          <w:ilvl w:val="0"/>
          <w:numId w:val="4"/>
        </w:numPr>
      </w:pPr>
      <w:r w:rsidRPr="004E6A58">
        <w:rPr>
          <w:b/>
          <w:bCs/>
        </w:rPr>
        <w:t>方法论可迁移</w:t>
      </w:r>
      <w:r w:rsidRPr="004E6A58">
        <w:t>：酵母 → 人类细胞系扰动数据，单细胞扰动预测（NeurIPS CZI 竞赛），LINCS L1000 等。</w:t>
      </w:r>
    </w:p>
    <w:p w14:paraId="6B3A0CF3" w14:textId="77777777" w:rsidR="004E6A58" w:rsidRPr="004E6A58" w:rsidRDefault="004E6A58" w:rsidP="004E6A58">
      <w:r w:rsidRPr="004E6A58">
        <w:rPr>
          <w:b/>
          <w:bCs/>
        </w:rPr>
        <w:t>（2）方法价值</w:t>
      </w:r>
      <w:r w:rsidRPr="004E6A58">
        <w:t>：</w:t>
      </w:r>
    </w:p>
    <w:p w14:paraId="2D0FC043" w14:textId="77777777" w:rsidR="004E6A58" w:rsidRPr="004E6A58" w:rsidRDefault="004E6A58" w:rsidP="004E6A58">
      <w:pPr>
        <w:numPr>
          <w:ilvl w:val="0"/>
          <w:numId w:val="5"/>
        </w:numPr>
      </w:pPr>
      <w:r w:rsidRPr="004E6A58">
        <w:t>综述指出的核心挑战正是我们直面的问题——「组合空间远超实验可行范围，OOD 泛化是新方法探索的核心」</w:t>
      </w:r>
    </w:p>
    <w:p w14:paraId="504F9917" w14:textId="77777777" w:rsidR="004E6A58" w:rsidRPr="004E6A58" w:rsidRDefault="004E6A58" w:rsidP="004E6A58">
      <w:pPr>
        <w:numPr>
          <w:ilvl w:val="0"/>
          <w:numId w:val="5"/>
        </w:numPr>
      </w:pPr>
      <w:r w:rsidRPr="004E6A58">
        <w:t>传统方法（Karr et al. 2012 全细胞模型）依赖手写微分方程 + 逐参数拟合，仅适用于 482 个基因的极简细菌，不可规模化为数据驱动的高维蛋白组。</w:t>
      </w:r>
    </w:p>
    <w:p w14:paraId="18B0DD87" w14:textId="77777777" w:rsidR="004E6A58" w:rsidRPr="004E6A58" w:rsidRDefault="004E6A58" w:rsidP="004E6A58">
      <w:pPr>
        <w:numPr>
          <w:ilvl w:val="0"/>
          <w:numId w:val="5"/>
        </w:numPr>
      </w:pPr>
      <w:r w:rsidRPr="004E6A58">
        <w:t>本方案的残差分解 + 统计锚点 + 数据驱动 GNN 的组合方法论，可在「纯数据驱动、无外部知识」的约束下提供 OOD 泛化能力，可迁移到多种高维分子表型预测任务。</w:t>
      </w:r>
    </w:p>
    <w:p w14:paraId="542F332C" w14:textId="77777777" w:rsidR="004E6A58" w:rsidRPr="004E6A58" w:rsidRDefault="004E6A58" w:rsidP="004E6A58">
      <w:r w:rsidRPr="004E6A58">
        <w:rPr>
          <w:b/>
          <w:bCs/>
        </w:rPr>
        <w:t>（3）科学基础设施价值</w:t>
      </w:r>
      <w:r w:rsidRPr="004E6A58">
        <w:t>：</w:t>
      </w:r>
    </w:p>
    <w:p w14:paraId="31CB027E" w14:textId="77777777" w:rsidR="004E6A58" w:rsidRPr="004E6A58" w:rsidRDefault="004E6A58" w:rsidP="004E6A58">
      <w:pPr>
        <w:numPr>
          <w:ilvl w:val="0"/>
          <w:numId w:val="6"/>
        </w:numPr>
      </w:pPr>
      <w:r w:rsidRPr="004E6A58">
        <w:t>这是 </w:t>
      </w:r>
      <w:r w:rsidRPr="004E6A58">
        <w:rPr>
          <w:b/>
          <w:bCs/>
        </w:rPr>
        <w:t>GOAI 大赛首个以蛋白质组为预测对象的赛道</w:t>
      </w:r>
      <w:r w:rsidRPr="004E6A58">
        <w:t>——在此之前 NeurIPS 2023 单细胞扰动竞赛、DREAM 挑战赛等均为转录组。</w:t>
      </w:r>
    </w:p>
    <w:p w14:paraId="542B57A4" w14:textId="77777777" w:rsidR="004E6A58" w:rsidRPr="004E6A58" w:rsidRDefault="004E6A58" w:rsidP="004E6A58">
      <w:pPr>
        <w:numPr>
          <w:ilvl w:val="0"/>
          <w:numId w:val="6"/>
        </w:numPr>
      </w:pPr>
      <w:r w:rsidRPr="004E6A58">
        <w:t>蛋白是功能执行分子（综述强调「蛋白质组比转录组更贴近细胞表型」），但噪声更大、缺失更严重——数据和模型挑战均有新意。</w:t>
      </w:r>
    </w:p>
    <w:p w14:paraId="1DCE0D71" w14:textId="77777777" w:rsidR="004E6A58" w:rsidRPr="004E6A58" w:rsidRDefault="004E6A58" w:rsidP="004E6A58">
      <w:pPr>
        <w:numPr>
          <w:ilvl w:val="0"/>
          <w:numId w:val="6"/>
        </w:numPr>
      </w:pPr>
      <w:r w:rsidRPr="004E6A58">
        <w:t>评测体系引入了「化学/菌株双重 OOD + 盲测 test 集（含全新菌株 CRD）」——严格考验模型泛化能力。</w:t>
      </w:r>
    </w:p>
    <w:p w14:paraId="04E659E2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1.3 领域内主流方法和局限</w:t>
      </w:r>
    </w:p>
    <w:p w14:paraId="1412DE90" w14:textId="77777777" w:rsidR="004E6A58" w:rsidRDefault="004E6A58" w:rsidP="004E6A58">
      <w:r w:rsidRPr="004E6A58">
        <w:t>结合综述和方案文档，梳理四类主流方法+其在本任务上的局限：</w:t>
      </w:r>
    </w:p>
    <w:p w14:paraId="1A6359A6" w14:textId="77777777" w:rsidR="004E6A58" w:rsidRDefault="004E6A58" w:rsidP="004E6A58"/>
    <w:p w14:paraId="06B76B89" w14:textId="77777777" w:rsidR="004E6A58" w:rsidRDefault="004E6A58" w:rsidP="004E6A58"/>
    <w:p w14:paraId="6893C413" w14:textId="77777777" w:rsidR="004E6A58" w:rsidRDefault="004E6A58" w:rsidP="004E6A58"/>
    <w:p w14:paraId="390F5E80" w14:textId="77777777" w:rsidR="004E6A58" w:rsidRPr="004E6A58" w:rsidRDefault="004E6A58" w:rsidP="004E6A58">
      <w:pPr>
        <w:rPr>
          <w:rFonts w:hint="eastAsia"/>
        </w:rPr>
      </w:pP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120"/>
        <w:gridCol w:w="2258"/>
        <w:gridCol w:w="3162"/>
      </w:tblGrid>
      <w:tr w:rsidR="004E6A58" w:rsidRPr="004E6A58" w14:paraId="5E0A2508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0FB47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lastRenderedPageBreak/>
              <w:t>方法流派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498C6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代表工作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5D6CC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核心思想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CE150B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在本任务上的局限</w:t>
            </w:r>
          </w:p>
        </w:tc>
      </w:tr>
      <w:tr w:rsidR="004E6A58" w:rsidRPr="004E6A58" w14:paraId="5AAC25E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B7C2C" w14:textId="77777777" w:rsidR="004E6A58" w:rsidRPr="004E6A58" w:rsidRDefault="004E6A58" w:rsidP="004E6A58">
            <w:r w:rsidRPr="004E6A58">
              <w:rPr>
                <w:b/>
                <w:bCs/>
              </w:rPr>
              <w:t>手写微分方程模型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77CC6" w14:textId="77777777" w:rsidR="004E6A58" w:rsidRPr="004E6A58" w:rsidRDefault="004E6A58" w:rsidP="004E6A58">
            <w:r w:rsidRPr="004E6A58">
              <w:t>Karr et al. (2012) </w:t>
            </w:r>
            <w:r w:rsidRPr="004E6A58">
              <w:rPr>
                <w:i/>
                <w:iCs/>
              </w:rPr>
              <w:t>Cell</w:t>
            </w:r>
            <w:r w:rsidRPr="004E6A58">
              <w:t>, </w:t>
            </w:r>
            <w:r w:rsidRPr="004E6A58">
              <w:rPr>
                <w:i/>
                <w:iCs/>
              </w:rPr>
              <w:t>M. genitalium</w:t>
            </w:r>
            <w:r w:rsidRPr="004E6A58">
              <w:t> 全细胞模型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A9B22" w14:textId="77777777" w:rsidR="004E6A58" w:rsidRPr="004E6A58" w:rsidRDefault="004E6A58" w:rsidP="004E6A58">
            <w:r w:rsidRPr="004E6A58">
              <w:t>手写 ODE 描述每个生化过程，逐参数实验拟合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BE5414" w14:textId="77777777" w:rsidR="004E6A58" w:rsidRPr="004E6A58" w:rsidRDefault="004E6A58" w:rsidP="004E6A58">
            <w:r w:rsidRPr="004E6A58">
              <w:t>仅适用于 482 基因的极简细菌；无法处理高通量蛋白组；参数需逐个手动调优；不可跨物种迁移</w:t>
            </w:r>
          </w:p>
        </w:tc>
      </w:tr>
      <w:tr w:rsidR="004E6A58" w:rsidRPr="004E6A58" w14:paraId="0CC58B3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625CC" w14:textId="77777777" w:rsidR="004E6A58" w:rsidRPr="004E6A58" w:rsidRDefault="004E6A58" w:rsidP="004E6A58">
            <w:r w:rsidRPr="004E6A58">
              <w:rPr>
                <w:b/>
                <w:bCs/>
              </w:rPr>
              <w:t>基因组规模代谢模型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4D3A8" w14:textId="77777777" w:rsidR="004E6A58" w:rsidRPr="004E6A58" w:rsidRDefault="004E6A58" w:rsidP="004E6A58">
            <w:r w:rsidRPr="004E6A58">
              <w:rPr>
                <w:i/>
                <w:iCs/>
              </w:rPr>
              <w:t>E. coli</w:t>
            </w:r>
            <w:r w:rsidRPr="004E6A58">
              <w:t> GEMs (Palsson 组)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48B7FC" w14:textId="77777777" w:rsidR="004E6A58" w:rsidRPr="004E6A58" w:rsidRDefault="004E6A58" w:rsidP="004E6A58">
            <w:r w:rsidRPr="004E6A58">
              <w:t>基于基因组注释 + 约束优化的代谢流预测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72439" w14:textId="77777777" w:rsidR="004E6A58" w:rsidRPr="004E6A58" w:rsidRDefault="004E6A58" w:rsidP="004E6A58">
            <w:r w:rsidRPr="004E6A58">
              <w:t>仅覆盖代谢酶，不涉及蛋白表达调控和翻译后层面；对扰动响应不敏感</w:t>
            </w:r>
          </w:p>
        </w:tc>
      </w:tr>
      <w:tr w:rsidR="004E6A58" w:rsidRPr="004E6A58" w14:paraId="1B5272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A2455" w14:textId="77777777" w:rsidR="004E6A58" w:rsidRPr="004E6A58" w:rsidRDefault="004E6A58" w:rsidP="004E6A58">
            <w:r w:rsidRPr="004E6A58">
              <w:rPr>
                <w:b/>
                <w:bCs/>
              </w:rPr>
              <w:t>经典统计/ML 方法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08D93" w14:textId="77777777" w:rsidR="004E6A58" w:rsidRPr="004E6A58" w:rsidRDefault="004E6A58" w:rsidP="004E6A58">
            <w:r w:rsidRPr="004E6A58">
              <w:t>LIMMA 差异分析, Combat 批次修正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3F8D2" w14:textId="77777777" w:rsidR="004E6A58" w:rsidRPr="004E6A58" w:rsidRDefault="004E6A58" w:rsidP="004E6A58">
            <w:r w:rsidRPr="004E6A58">
              <w:t>线性统计模型 + 经验贝叶斯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D87DF" w14:textId="77777777" w:rsidR="004E6A58" w:rsidRPr="004E6A58" w:rsidRDefault="004E6A58" w:rsidP="004E6A58">
            <w:r w:rsidRPr="004E6A58">
              <w:t>无法建模非线性交互；对 unseen 实体完全失效；不利用蛋白间共表达结构</w:t>
            </w:r>
          </w:p>
        </w:tc>
      </w:tr>
      <w:tr w:rsidR="004E6A58" w:rsidRPr="004E6A58" w14:paraId="59C10A2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87474" w14:textId="77777777" w:rsidR="004E6A58" w:rsidRPr="004E6A58" w:rsidRDefault="004E6A58" w:rsidP="004E6A58">
            <w:r w:rsidRPr="004E6A58">
              <w:rPr>
                <w:b/>
                <w:bCs/>
              </w:rPr>
              <w:t>深度学习端到端模型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8569E" w14:textId="77777777" w:rsidR="004E6A58" w:rsidRPr="004E6A58" w:rsidRDefault="004E6A58" w:rsidP="004E6A58">
            <w:r w:rsidRPr="004E6A58">
              <w:t>单细胞扰动预测（NeurIPS 2023 方案），Baseline MLP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FA206" w14:textId="77777777" w:rsidR="004E6A58" w:rsidRPr="004E6A58" w:rsidRDefault="004E6A58" w:rsidP="004E6A58">
            <w:r w:rsidRPr="004E6A58">
              <w:t>MLP/Transformer 直接从条件映射到高维表型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7839D" w14:textId="77777777" w:rsidR="004E6A58" w:rsidRPr="004E6A58" w:rsidRDefault="004E6A58" w:rsidP="004E6A58">
            <w:r w:rsidRPr="004E6A58">
              <w:rPr>
                <w:b/>
                <w:bCs/>
              </w:rPr>
              <w:t>小样本+高维输出</w:t>
            </w:r>
            <w:r w:rsidRPr="004E6A58">
              <w:t> → 极易过拟合；</w:t>
            </w:r>
            <w:r w:rsidRPr="004E6A58">
              <w:rPr>
                <w:b/>
                <w:bCs/>
              </w:rPr>
              <w:t>unseen 实体</w:t>
            </w:r>
            <w:r w:rsidRPr="004E6A58">
              <w:t> → embedding 坍缩为随机向量；</w:t>
            </w:r>
            <w:r w:rsidRPr="004E6A58">
              <w:rPr>
                <w:b/>
                <w:bCs/>
              </w:rPr>
              <w:t>MSE loss</w:t>
            </w:r>
            <w:r w:rsidRPr="004E6A58">
              <w:t> → 对 fold change 方向不敏感</w:t>
            </w:r>
          </w:p>
        </w:tc>
      </w:tr>
    </w:tbl>
    <w:p w14:paraId="5DAF7E7D" w14:textId="77777777" w:rsidR="004E6A58" w:rsidRPr="004E6A58" w:rsidRDefault="004E6A58" w:rsidP="004E6A58">
      <w:r w:rsidRPr="004E6A58">
        <w:rPr>
          <w:b/>
          <w:bCs/>
        </w:rPr>
        <w:t>综述指出的四大共同瓶颈</w:t>
      </w:r>
      <w:r w:rsidRPr="004E6A58">
        <w:t>（第 1-2 页）：</w:t>
      </w:r>
    </w:p>
    <w:p w14:paraId="30947912" w14:textId="77777777" w:rsidR="004E6A58" w:rsidRPr="004E6A58" w:rsidRDefault="004E6A58" w:rsidP="004E6A58">
      <w:pPr>
        <w:numPr>
          <w:ilvl w:val="0"/>
          <w:numId w:val="7"/>
        </w:numPr>
      </w:pPr>
      <w:r w:rsidRPr="004E6A58">
        <w:rPr>
          <w:b/>
          <w:bCs/>
        </w:rPr>
        <w:t>多尺度建模</w:t>
      </w:r>
      <w:r w:rsidRPr="004E6A58">
        <w:t>：从原子→分子→细胞→组织，跨尺度的非线性变换</w:t>
      </w:r>
    </w:p>
    <w:p w14:paraId="4AF58473" w14:textId="77777777" w:rsidR="004E6A58" w:rsidRPr="004E6A58" w:rsidRDefault="004E6A58" w:rsidP="004E6A58">
      <w:pPr>
        <w:numPr>
          <w:ilvl w:val="0"/>
          <w:numId w:val="7"/>
        </w:numPr>
      </w:pPr>
      <w:r w:rsidRPr="004E6A58">
        <w:rPr>
          <w:b/>
          <w:bCs/>
        </w:rPr>
        <w:t>巨量交互组分</w:t>
      </w:r>
      <w:r w:rsidRPr="004E6A58">
        <w:t>：基因调控+代谢+信号转导，每个过程涉及数百至数千分子实体</w:t>
      </w:r>
    </w:p>
    <w:p w14:paraId="47E7129C" w14:textId="77777777" w:rsidR="004E6A58" w:rsidRPr="004E6A58" w:rsidRDefault="004E6A58" w:rsidP="004E6A58">
      <w:pPr>
        <w:numPr>
          <w:ilvl w:val="0"/>
          <w:numId w:val="7"/>
        </w:numPr>
      </w:pPr>
      <w:r w:rsidRPr="004E6A58">
        <w:rPr>
          <w:b/>
          <w:bCs/>
        </w:rPr>
        <w:t>非线性动力学</w:t>
      </w:r>
      <w:r w:rsidRPr="004E6A58">
        <w:t>：小输入变化 → 复杂输出变化</w:t>
      </w:r>
    </w:p>
    <w:p w14:paraId="06C1B48E" w14:textId="77777777" w:rsidR="004E6A58" w:rsidRPr="004E6A58" w:rsidRDefault="004E6A58" w:rsidP="004E6A58">
      <w:pPr>
        <w:numPr>
          <w:ilvl w:val="0"/>
          <w:numId w:val="7"/>
        </w:numPr>
      </w:pPr>
      <w:r w:rsidRPr="004E6A58">
        <w:rPr>
          <w:b/>
          <w:bCs/>
        </w:rPr>
        <w:t>组合爆炸</w:t>
      </w:r>
      <w:r w:rsidRPr="004E6A58">
        <w:t>：扰动组合空间远超实验可行范围，传统穷举不现实</w:t>
      </w:r>
    </w:p>
    <w:p w14:paraId="503862CF" w14:textId="77777777" w:rsidR="004E6A58" w:rsidRPr="004E6A58" w:rsidRDefault="004E6A58" w:rsidP="004E6A58">
      <w:r w:rsidRPr="004E6A58">
        <w:rPr>
          <w:b/>
          <w:bCs/>
        </w:rPr>
        <w:t>综述对「评估框架」的强调</w:t>
      </w:r>
      <w:r w:rsidRPr="004E6A58">
        <w:t>（第 13-14 页）：当前缺乏标准化的竞赛评测基准——这正是本赛题的独特贡献：提供了首个蛋白组水平的多维 OOD 评测体系。</w:t>
      </w:r>
    </w:p>
    <w:p w14:paraId="1E337405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Part 2：我这个技术方案的核心思路</w:t>
      </w:r>
    </w:p>
    <w:p w14:paraId="36F6AEF8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2.1 用什么方法和模型架构</w:t>
      </w:r>
    </w:p>
    <w:p w14:paraId="30A3410D" w14:textId="77777777" w:rsidR="004E6A58" w:rsidRPr="004E6A58" w:rsidRDefault="004E6A58" w:rsidP="004E6A58">
      <w:r w:rsidRPr="004E6A58">
        <w:rPr>
          <w:b/>
          <w:bCs/>
        </w:rPr>
        <w:t>总体架构</w:t>
      </w:r>
      <w:r w:rsidRPr="004E6A58">
        <w:t>：「编码器-残差分解解码器 + GNN + 批次校准」（六组件协同）：</w:t>
      </w:r>
    </w:p>
    <w:p w14:paraId="02036B37" w14:textId="77777777" w:rsidR="004E6A58" w:rsidRPr="004E6A58" w:rsidRDefault="004E6A58" w:rsidP="004E6A58">
      <w:r w:rsidRPr="004E6A58">
        <w:t>条件标签 → Encoder → 条件嵌入 (256维)</w:t>
      </w:r>
    </w:p>
    <w:p w14:paraId="5834C823" w14:textId="77777777" w:rsidR="004E6A58" w:rsidRPr="004E6A58" w:rsidRDefault="004E6A58" w:rsidP="004E6A58">
      <w:r w:rsidRPr="004E6A58">
        <w:t xml:space="preserve">                        ├→ Baseline Head (共享基线)</w:t>
      </w:r>
    </w:p>
    <w:p w14:paraId="7BEED888" w14:textId="77777777" w:rsidR="004E6A58" w:rsidRPr="004E6A58" w:rsidRDefault="004E6A58" w:rsidP="004E6A58">
      <w:r w:rsidRPr="004E6A58">
        <w:t xml:space="preserve">                        ├→ Δ_drug Head (化合物特异残差)</w:t>
      </w:r>
    </w:p>
    <w:p w14:paraId="14F5C6E1" w14:textId="77777777" w:rsidR="004E6A58" w:rsidRPr="004E6A58" w:rsidRDefault="004E6A58" w:rsidP="004E6A58">
      <w:r w:rsidRPr="004E6A58">
        <w:lastRenderedPageBreak/>
        <w:t xml:space="preserve">                        ├→ Δ_strain Head (菌株调制残差)</w:t>
      </w:r>
    </w:p>
    <w:p w14:paraId="33DB67C0" w14:textId="77777777" w:rsidR="004E6A58" w:rsidRPr="004E6A58" w:rsidRDefault="004E6A58" w:rsidP="004E6A58">
      <w:r w:rsidRPr="004E6A58">
        <w:t xml:space="preserve">                        ├→ Δ_context Head (温度×时间×培养基)</w:t>
      </w:r>
    </w:p>
    <w:p w14:paraId="03280B91" w14:textId="77777777" w:rsidR="004E6A58" w:rsidRPr="004E6A58" w:rsidRDefault="004E6A58" w:rsidP="004E6A58">
      <w:r w:rsidRPr="004E6A58">
        <w:t xml:space="preserve">                        └→ Calibration Head (仪器×板偏移)</w:t>
      </w:r>
    </w:p>
    <w:p w14:paraId="325072D9" w14:textId="77777777" w:rsidR="004E6A58" w:rsidRPr="004E6A58" w:rsidRDefault="004E6A58" w:rsidP="004E6A58">
      <w:r w:rsidRPr="004E6A58">
        <w:t xml:space="preserve">                              ↓ 求和 Σ</w:t>
      </w:r>
    </w:p>
    <w:p w14:paraId="5352B903" w14:textId="77777777" w:rsidR="004E6A58" w:rsidRPr="004E6A58" w:rsidRDefault="004E6A58" w:rsidP="004E6A58">
      <w:r w:rsidRPr="004E6A58">
        <w:t xml:space="preserve">                         初始预测 ŷ</w:t>
      </w:r>
      <w:r w:rsidRPr="004E6A58">
        <w:rPr>
          <w:rFonts w:ascii="Cambria Math" w:hAnsi="Cambria Math" w:cs="Cambria Math"/>
        </w:rPr>
        <w:t>₀</w:t>
      </w:r>
      <w:r w:rsidRPr="004E6A58">
        <w:t xml:space="preserve"> (4232维)</w:t>
      </w:r>
    </w:p>
    <w:p w14:paraId="27909231" w14:textId="77777777" w:rsidR="004E6A58" w:rsidRPr="004E6A58" w:rsidRDefault="004E6A58" w:rsidP="004E6A58">
      <w:r w:rsidRPr="004E6A58">
        <w:t xml:space="preserve">                              ↓</w:t>
      </w:r>
    </w:p>
    <w:p w14:paraId="70451D11" w14:textId="77777777" w:rsidR="004E6A58" w:rsidRPr="004E6A58" w:rsidRDefault="004E6A58" w:rsidP="004E6A58">
      <w:r w:rsidRPr="004E6A58">
        <w:t xml:space="preserve">                    蛋白共表达图 GNN (K=5近邻)</w:t>
      </w:r>
    </w:p>
    <w:p w14:paraId="26790904" w14:textId="77777777" w:rsidR="004E6A58" w:rsidRPr="004E6A58" w:rsidRDefault="004E6A58" w:rsidP="004E6A58">
      <w:r w:rsidRPr="004E6A58">
        <w:t xml:space="preserve">                              ↓</w:t>
      </w:r>
    </w:p>
    <w:p w14:paraId="0C5BB167" w14:textId="77777777" w:rsidR="004E6A58" w:rsidRPr="004E6A58" w:rsidRDefault="004E6A58" w:rsidP="004E6A58">
      <w:r w:rsidRPr="004E6A58">
        <w:t xml:space="preserve">                         最终预测 ŷ (4232维)</w:t>
      </w:r>
    </w:p>
    <w:p w14:paraId="34B172D1" w14:textId="77777777" w:rsidR="004E6A58" w:rsidRPr="004E6A58" w:rsidRDefault="004E6A58" w:rsidP="004E6A58">
      <w:r w:rsidRPr="004E6A58">
        <w:rPr>
          <w:b/>
          <w:bCs/>
        </w:rPr>
        <w:t>六个创新点构成的自洽体系</w:t>
      </w:r>
      <w:r w:rsidRPr="004E6A58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3091"/>
        <w:gridCol w:w="4028"/>
      </w:tblGrid>
      <w:tr w:rsidR="004E6A58" w:rsidRPr="004E6A58" w14:paraId="72D69B1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E90D3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创新点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569A68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具体实现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E8AFA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解决的问题</w:t>
            </w:r>
          </w:p>
        </w:tc>
      </w:tr>
      <w:tr w:rsidR="004E6A58" w:rsidRPr="004E6A58" w14:paraId="1802EF0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9C94F" w14:textId="77777777" w:rsidR="004E6A58" w:rsidRPr="004E6A58" w:rsidRDefault="004E6A58" w:rsidP="004E6A58">
            <w:r w:rsidRPr="004E6A58">
              <w:t>① 残差分解解码器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7C9578" w14:textId="77777777" w:rsidR="004E6A58" w:rsidRPr="004E6A58" w:rsidRDefault="004E6A58" w:rsidP="004E6A58">
            <w:r w:rsidRPr="004E6A58">
              <w:t>ŷ = baseline + Δ_drug + Δ_strain + Δ_context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EF827" w14:textId="77777777" w:rsidR="004E6A58" w:rsidRPr="004E6A58" w:rsidRDefault="004E6A58" w:rsidP="004E6A58">
            <w:r w:rsidRPr="004E6A58">
              <w:t>OOD 泛化：unseen 化合物时 Δ_drug → 0，其他头不受影响（</w:t>
            </w:r>
            <w:commentRangeStart w:id="0"/>
            <w:r w:rsidRPr="004E6A58">
              <w:t>部分失效而非全局崩塌</w:t>
            </w:r>
            <w:commentRangeEnd w:id="0"/>
            <w:r w:rsidR="003355EE" w:rsidRPr="004E6A58">
              <w:rPr>
                <w:rStyle w:val="ae"/>
                <w:sz w:val="22"/>
                <w:szCs w:val="24"/>
              </w:rPr>
              <w:commentReference w:id="0"/>
            </w:r>
            <w:r w:rsidRPr="004E6A58">
              <w:t>）</w:t>
            </w:r>
          </w:p>
        </w:tc>
      </w:tr>
      <w:tr w:rsidR="004E6A58" w:rsidRPr="004E6A58" w14:paraId="18CDF0D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88096" w14:textId="77777777" w:rsidR="004E6A58" w:rsidRPr="004E6A58" w:rsidRDefault="004E6A58" w:rsidP="004E6A58">
            <w:r w:rsidRPr="004E6A58">
              <w:t>② 统计锚点实体表征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9D84D" w14:textId="77777777" w:rsidR="004E6A58" w:rsidRPr="004E6A58" w:rsidRDefault="004E6A58" w:rsidP="004E6A58">
            <w:r w:rsidRPr="004E6A58">
              <w:t>菌株 PCA 锚定(32维) + 化合物 Δ PCA 锚定(64维) + 可学习残差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BEBB2" w14:textId="77777777" w:rsidR="004E6A58" w:rsidRPr="004E6A58" w:rsidRDefault="004E6A58" w:rsidP="004E6A58">
            <w:r w:rsidRPr="004E6A58">
              <w:t>unseen 实体不坍缩为零向量；封闭榜无外部知识可用时的最优解</w:t>
            </w:r>
          </w:p>
        </w:tc>
      </w:tr>
      <w:tr w:rsidR="004E6A58" w:rsidRPr="004E6A58" w14:paraId="29429CB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C6402" w14:textId="77777777" w:rsidR="004E6A58" w:rsidRPr="004E6A58" w:rsidRDefault="004E6A58" w:rsidP="004E6A58">
            <w:r w:rsidRPr="004E6A58">
              <w:t>③ 特征工程体系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571A7" w14:textId="77777777" w:rsidR="004E6A58" w:rsidRPr="004E6A58" w:rsidRDefault="004E6A58" w:rsidP="004E6A58">
            <w:r w:rsidRPr="004E6A58">
              <w:t>Hash 编码 + sin-cos 周期时间编码 + 交叉特征 + 统计先验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5CDBD" w14:textId="77777777" w:rsidR="004E6A58" w:rsidRPr="004E6A58" w:rsidRDefault="004E6A58" w:rsidP="004E6A58">
            <w:r w:rsidRPr="004E6A58">
              <w:t>高基数类别处理 + 时间插值外推 + 实体-条件交互</w:t>
            </w:r>
          </w:p>
        </w:tc>
      </w:tr>
      <w:tr w:rsidR="004E6A58" w:rsidRPr="004E6A58" w14:paraId="08D17E0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3A04D" w14:textId="77777777" w:rsidR="004E6A58" w:rsidRPr="004E6A58" w:rsidRDefault="004E6A58" w:rsidP="004E6A58">
            <w:r w:rsidRPr="004E6A58">
              <w:t>④ 多目标损失函数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A9992C" w14:textId="77777777" w:rsidR="004E6A58" w:rsidRPr="004E6A58" w:rsidRDefault="004E6A58" w:rsidP="004E6A58">
            <w:r w:rsidRPr="004E6A58">
              <w:t>mask-aware MSE + FC Pearson loss + 残差 L2 + 蛋白相关一致性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5CF61" w14:textId="77777777" w:rsidR="004E6A58" w:rsidRPr="004E6A58" w:rsidRDefault="004E6A58" w:rsidP="004E6A58">
            <w:r w:rsidRPr="004E6A58">
              <w:t>对齐 fold change 评测指标；MSE 对 FC 方向不敏感的补偿</w:t>
            </w:r>
          </w:p>
        </w:tc>
      </w:tr>
      <w:tr w:rsidR="004E6A58" w:rsidRPr="004E6A58" w14:paraId="03A3D39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C9873" w14:textId="77777777" w:rsidR="004E6A58" w:rsidRPr="004E6A58" w:rsidRDefault="004E6A58" w:rsidP="004E6A58">
            <w:r w:rsidRPr="004E6A58">
              <w:t>⑤ 批次校准分支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D15FAD" w14:textId="77777777" w:rsidR="004E6A58" w:rsidRPr="004E6A58" w:rsidRDefault="004E6A58" w:rsidP="004E6A58">
            <w:r w:rsidRPr="004E6A58">
              <w:t>独立 Calibration Head 输出加性偏移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038E7" w14:textId="77777777" w:rsidR="004E6A58" w:rsidRPr="004E6A58" w:rsidRDefault="004E6A58" w:rsidP="004E6A58">
            <w:r w:rsidRPr="004E6A58">
              <w:t>仪器×板级的系统偏差端到端修正</w:t>
            </w:r>
          </w:p>
        </w:tc>
      </w:tr>
      <w:tr w:rsidR="004E6A58" w:rsidRPr="004E6A58" w14:paraId="5CF2E1E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8B08E" w14:textId="77777777" w:rsidR="004E6A58" w:rsidRPr="004E6A58" w:rsidRDefault="004E6A58" w:rsidP="004E6A58">
            <w:r w:rsidRPr="004E6A58">
              <w:t>⑥ 蛋白共表达图 GNN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9FE9E" w14:textId="77777777" w:rsidR="004E6A58" w:rsidRPr="004E6A58" w:rsidRDefault="004E6A58" w:rsidP="004E6A58">
            <w:r w:rsidRPr="004E6A58">
              <w:t>训练集 Pearson 相关矩阵 → K=5 近邻图 → 1层 GraphConv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9D4BB" w14:textId="77777777" w:rsidR="004E6A58" w:rsidRPr="004E6A58" w:rsidRDefault="004E6A58" w:rsidP="004E6A58">
            <w:r w:rsidRPr="004E6A58">
              <w:t>捕获蛋白功能模块共表达模式；纯数据驱动，无外部知识</w:t>
            </w:r>
          </w:p>
        </w:tc>
      </w:tr>
    </w:tbl>
    <w:p w14:paraId="7C5E288D" w14:textId="77777777" w:rsidR="004E6A58" w:rsidRDefault="004E6A58" w:rsidP="004E6A58">
      <w:pPr>
        <w:rPr>
          <w:b/>
          <w:bCs/>
        </w:rPr>
      </w:pPr>
    </w:p>
    <w:p w14:paraId="0ABBB6E1" w14:textId="77777777" w:rsidR="004E6A58" w:rsidRDefault="004E6A58" w:rsidP="004E6A58">
      <w:pPr>
        <w:rPr>
          <w:b/>
          <w:bCs/>
        </w:rPr>
      </w:pPr>
    </w:p>
    <w:p w14:paraId="6CD117D5" w14:textId="4346B5DD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lastRenderedPageBreak/>
        <w:t>2.2 为什么选择这个方法——论证链</w:t>
      </w:r>
    </w:p>
    <w:p w14:paraId="2C8C3A12" w14:textId="77777777" w:rsidR="004E6A58" w:rsidRPr="004E6A58" w:rsidRDefault="004E6A58" w:rsidP="004E6A58">
      <w:r w:rsidRPr="004E6A58">
        <w:rPr>
          <w:b/>
          <w:bCs/>
        </w:rPr>
        <w:t>「封闭榜禁止外部知识」→ 统计锚点 + 数据驱动图是关键约束下的最优解</w:t>
      </w:r>
    </w:p>
    <w:p w14:paraId="1A9C8967" w14:textId="77777777" w:rsidR="004E6A58" w:rsidRPr="004E6A58" w:rsidRDefault="004E6A58" w:rsidP="004E6A58">
      <w:r w:rsidRPr="004E6A58">
        <w:t>不可使用 ESM-2 蛋白序列嵌入、RDKit 分子指纹、STRING PPI 等外部资源 → 必须从数据内部挖掘结构信息。我们的统计锚点从训练集本身提取（PCA 降维+可学习残差），蛋白图也从训练集 Pearson 相关矩阵构建——完全满足封闭榜约束。</w:t>
      </w:r>
    </w:p>
    <w:p w14:paraId="024FE520" w14:textId="77777777" w:rsidR="004E6A58" w:rsidRPr="004E6A58" w:rsidRDefault="004E6A58" w:rsidP="004E6A58">
      <w:r w:rsidRPr="004E6A58">
        <w:rPr>
          <w:b/>
          <w:bCs/>
        </w:rPr>
        <w:t>「OOD 评测是真正的区分度」→ 残差分解提供最适配的归纳偏置</w:t>
      </w:r>
    </w:p>
    <w:p w14:paraId="4E15B2A6" w14:textId="77777777" w:rsidR="004E6A58" w:rsidRPr="004E6A58" w:rsidRDefault="004E6A58" w:rsidP="004E6A58">
      <w:r w:rsidRPr="004E6A58">
        <w:t>val_both（菌株+化合物同时 unseen）是验证泛化能力的试金石。端到端 MLP 在此场景：one-hot 双重失效 → 所有条件交互喂进同一解码路径 → 全局崩塌。残差分解的优势：每个 Δ 头独立学习 + 独立 L2 正则 → 当 Δ_drug 对 unseen 化合物失效时输出接近零 → baseline + Δ_strain + Δ_context 仍提供合理预测，实现了优雅的部分降级。</w:t>
      </w:r>
    </w:p>
    <w:p w14:paraId="317362B9" w14:textId="77777777" w:rsidR="004E6A58" w:rsidRPr="004E6A58" w:rsidRDefault="004E6A58" w:rsidP="004E6A58">
      <w:r w:rsidRPr="004E6A58">
        <w:rPr>
          <w:b/>
          <w:bCs/>
        </w:rPr>
        <w:t>「Global R² 区分度极低（</w:t>
      </w:r>
      <w:del w:id="1" w:author="Unknown">
        <w:r w:rsidRPr="004E6A58">
          <w:rPr>
            <w:b/>
            <w:bCs/>
          </w:rPr>
          <w:delText>0.87</w:delText>
        </w:r>
      </w:del>
      <w:r w:rsidRPr="004E6A58">
        <w:rPr>
          <w:b/>
          <w:bCs/>
        </w:rPr>
        <w:t>0.97）」→ 设计的每个模块精确对齐 Δ 类指标</w:t>
      </w:r>
    </w:p>
    <w:p w14:paraId="329F2A93" w14:textId="77777777" w:rsidR="004E6A58" w:rsidRPr="004E6A58" w:rsidRDefault="004E6A58" w:rsidP="004E6A58">
      <w:pPr>
        <w:numPr>
          <w:ilvl w:val="0"/>
          <w:numId w:val="8"/>
        </w:numPr>
      </w:pPr>
      <w:r w:rsidRPr="004E6A58">
        <w:t>均值基线 Global R² 已有 0.87，Matched Control 0.97，之间空间仅 0.10</w:t>
      </w:r>
    </w:p>
    <w:p w14:paraId="1F311B4D" w14:textId="77777777" w:rsidR="004E6A58" w:rsidRPr="004E6A58" w:rsidRDefault="004E6A58" w:rsidP="004E6A58">
      <w:pPr>
        <w:numPr>
          <w:ilvl w:val="0"/>
          <w:numId w:val="8"/>
        </w:numPr>
      </w:pPr>
      <w:r w:rsidRPr="004E6A58">
        <w:t>真正区分模型优劣的是 Per-Protein R²、FC Pearson 相关、分蛋白 R² 中位数</w:t>
      </w:r>
    </w:p>
    <w:p w14:paraId="39F120E8" w14:textId="77777777" w:rsidR="004E6A58" w:rsidRPr="004E6A58" w:rsidRDefault="004E6A58" w:rsidP="004E6A58">
      <w:pPr>
        <w:numPr>
          <w:ilvl w:val="0"/>
          <w:numId w:val="8"/>
        </w:numPr>
      </w:pPr>
      <w:r w:rsidRPr="004E6A58">
        <w:t>因此：残差分解 → 练 Δ 头即练 FC；FC loss → 直接优化评测目标；GNN → 提升分蛋白 R² 中位数</w:t>
      </w:r>
    </w:p>
    <w:p w14:paraId="72882624" w14:textId="77777777" w:rsidR="004E6A58" w:rsidRPr="004E6A58" w:rsidRDefault="004E6A58" w:rsidP="004E6A58">
      <w:r w:rsidRPr="004E6A58">
        <w:rPr>
          <w:b/>
          <w:bCs/>
        </w:rPr>
        <w:t>可解释性不是附加品，是架构内建属性</w:t>
      </w:r>
      <w:r w:rsidRPr="004E6A58">
        <w:t>：四项分解天然对应生物学语义——baseline=细胞基础状态，Δ_drug=药物效应，Δ_strain=遗传背景调制，Δ_context=环境交互。消融实验可精确定位每个组件的贡献。</w:t>
      </w:r>
    </w:p>
    <w:p w14:paraId="6C2C2651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2.3 相比已有 baseline，改进点在哪里</w:t>
      </w:r>
    </w:p>
    <w:p w14:paraId="74C6D959" w14:textId="77777777" w:rsidR="004E6A58" w:rsidRPr="004E6A58" w:rsidRDefault="004E6A58" w:rsidP="004E6A58">
      <w:r w:rsidRPr="004E6A58">
        <w:rPr>
          <w:b/>
          <w:bCs/>
        </w:rPr>
        <w:t>已有 Baseline 的本质局限</w:t>
      </w:r>
      <w:r w:rsidRPr="004E6A58">
        <w:t>（基于对 baseline/run_baseline.py 的实际分析）：</w:t>
      </w:r>
    </w:p>
    <w:p w14:paraId="0B8D2924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t>架构：端到端 MLP，无结构化的效应分离</w:t>
      </w:r>
    </w:p>
    <w:p w14:paraId="416FFCA8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ConditionMLP: Linear(hidden) → BatchNorm → Dropout → Linear(hidden) → BatchNorm → Dropout → Linear(N_proteins)</w:t>
      </w:r>
    </w:p>
    <w:p w14:paraId="003C83D0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所有蛋白输出共享同一个条件编码，无效应分解 → OOD 时全局崩塌</w:t>
      </w:r>
    </w:p>
    <w:p w14:paraId="2C9980AE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t>实体表征：纯 one-hot 编码，无迁移能力</w:t>
      </w:r>
    </w:p>
    <w:p w14:paraId="17EA5CF2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build_condition_features() 对 strain/chemical/medium/instrument 全部 one-hot</w:t>
      </w:r>
    </w:p>
    <w:p w14:paraId="14FC6797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unseen 实体 → 全零向量 → "未知"类别 → 模型完全无法区分不同的 unseen 实体</w:t>
      </w:r>
    </w:p>
    <w:p w14:paraId="321EBDC2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lastRenderedPageBreak/>
        <w:t>时间编码：仅 sin-cos 基础编码，无注意力机制</w:t>
      </w:r>
    </w:p>
    <w:p w14:paraId="60629444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sin(time_ratio * 2π), cos(time_ratio * 2π) → 粗糙的时间序列建模</w:t>
      </w:r>
    </w:p>
    <w:p w14:paraId="40DED7E9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t>损失函数：仅 mask-aware MSE</w:t>
      </w:r>
    </w:p>
    <w:p w14:paraId="400DCC01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无 fold change 方向约束 → 评测指标与训练目标不对齐</w:t>
      </w:r>
    </w:p>
    <w:p w14:paraId="6C580B57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t>无蛋白间关系建模</w:t>
      </w:r>
    </w:p>
    <w:p w14:paraId="08B805AA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4,232 个蛋白独立预测 → 无视共表达结构</w:t>
      </w:r>
    </w:p>
    <w:p w14:paraId="16BE0461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t>无批次效应建模</w:t>
      </w:r>
    </w:p>
    <w:p w14:paraId="12BACADE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7 种仪器 × 144 块板的系统偏差未被建模</w:t>
      </w:r>
    </w:p>
    <w:p w14:paraId="23056105" w14:textId="77777777" w:rsidR="004E6A58" w:rsidRPr="004E6A58" w:rsidRDefault="004E6A58" w:rsidP="004E6A58">
      <w:r w:rsidRPr="004E6A58">
        <w:rPr>
          <w:b/>
          <w:bCs/>
        </w:rPr>
        <w:t>我们的改进与预期增益</w:t>
      </w:r>
      <w:r w:rsidRPr="004E6A58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252"/>
        <w:gridCol w:w="2358"/>
        <w:gridCol w:w="4105"/>
      </w:tblGrid>
      <w:tr w:rsidR="004E6A58" w:rsidRPr="004E6A58" w14:paraId="1DFFF00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7C367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改进维度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FFDF1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7DD0E2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我们的方案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328C6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预期增益载体</w:t>
            </w:r>
          </w:p>
        </w:tc>
      </w:tr>
      <w:tr w:rsidR="004E6A58" w:rsidRPr="004E6A58" w14:paraId="47D59EA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7E394" w14:textId="77777777" w:rsidR="004E6A58" w:rsidRPr="004E6A58" w:rsidRDefault="004E6A58" w:rsidP="004E6A58">
            <w:r w:rsidRPr="004E6A58">
              <w:t>架构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296F6" w14:textId="77777777" w:rsidR="004E6A58" w:rsidRPr="004E6A58" w:rsidRDefault="004E6A58" w:rsidP="004E6A58">
            <w:r w:rsidRPr="004E6A58">
              <w:t>端到端 MLP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607F2" w14:textId="77777777" w:rsidR="004E6A58" w:rsidRPr="004E6A58" w:rsidRDefault="004E6A58" w:rsidP="004E6A58">
            <w:r w:rsidRPr="004E6A58">
              <w:t>残差分解解码器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9BD209" w14:textId="77777777" w:rsidR="004E6A58" w:rsidRPr="004E6A58" w:rsidRDefault="004E6A58" w:rsidP="004E6A58">
            <w:r w:rsidRPr="004E6A58">
              <w:t>val_both Per-Protein R² ↑（目标缩小与 Matched Control 的 0.366 差距）</w:t>
            </w:r>
          </w:p>
        </w:tc>
      </w:tr>
      <w:tr w:rsidR="004E6A58" w:rsidRPr="004E6A58" w14:paraId="047F456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532FA" w14:textId="77777777" w:rsidR="004E6A58" w:rsidRPr="004E6A58" w:rsidRDefault="004E6A58" w:rsidP="004E6A58">
            <w:r w:rsidRPr="004E6A58">
              <w:t>实体表征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1A2BF" w14:textId="77777777" w:rsidR="004E6A58" w:rsidRPr="004E6A58" w:rsidRDefault="004E6A58" w:rsidP="004E6A58">
            <w:r w:rsidRPr="004E6A58">
              <w:t>纯 one-hot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FD51E1" w14:textId="77777777" w:rsidR="004E6A58" w:rsidRPr="004E6A58" w:rsidRDefault="004E6A58" w:rsidP="004E6A58">
            <w:r w:rsidRPr="004E6A58">
              <w:t>统计锚点 + 可学习残差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AEC13" w14:textId="77777777" w:rsidR="004E6A58" w:rsidRPr="004E6A58" w:rsidRDefault="004E6A58" w:rsidP="004E6A58">
            <w:r w:rsidRPr="004E6A58">
              <w:t>val_chem_only / val_strain_only Per-Protein R² ↑</w:t>
            </w:r>
          </w:p>
        </w:tc>
      </w:tr>
      <w:tr w:rsidR="004E6A58" w:rsidRPr="004E6A58" w14:paraId="034CCA0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58816" w14:textId="77777777" w:rsidR="004E6A58" w:rsidRPr="004E6A58" w:rsidRDefault="004E6A58" w:rsidP="004E6A58">
            <w:r w:rsidRPr="004E6A58">
              <w:t>蛋白关系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927269" w14:textId="77777777" w:rsidR="004E6A58" w:rsidRPr="004E6A58" w:rsidRDefault="004E6A58" w:rsidP="004E6A58">
            <w:r w:rsidRPr="004E6A58">
              <w:t>无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BE563" w14:textId="77777777" w:rsidR="004E6A58" w:rsidRPr="004E6A58" w:rsidRDefault="004E6A58" w:rsidP="004E6A58">
            <w:r w:rsidRPr="004E6A58">
              <w:t>数据驱动 KNN 图 × GNN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BC621" w14:textId="77777777" w:rsidR="004E6A58" w:rsidRPr="004E6A58" w:rsidRDefault="004E6A58" w:rsidP="004E6A58">
            <w:r w:rsidRPr="004E6A58">
              <w:t>分蛋白 R² 中位数 + 预测生物学一致性</w:t>
            </w:r>
          </w:p>
        </w:tc>
      </w:tr>
      <w:tr w:rsidR="004E6A58" w:rsidRPr="004E6A58" w14:paraId="5B8FD44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01FA7" w14:textId="77777777" w:rsidR="004E6A58" w:rsidRPr="004E6A58" w:rsidRDefault="004E6A58" w:rsidP="004E6A58">
            <w:r w:rsidRPr="004E6A58">
              <w:t>损失函数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B15BA" w14:textId="77777777" w:rsidR="004E6A58" w:rsidRPr="004E6A58" w:rsidRDefault="004E6A58" w:rsidP="004E6A58">
            <w:r w:rsidRPr="004E6A58">
              <w:t>mask-aware MSE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D32B3" w14:textId="77777777" w:rsidR="004E6A58" w:rsidRPr="004E6A58" w:rsidRDefault="004E6A58" w:rsidP="004E6A58">
            <w:r w:rsidRPr="004E6A58">
              <w:t>+ FC Pearson + 相关一致性 + 残差 L2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EC45D" w14:textId="77777777" w:rsidR="004E6A58" w:rsidRPr="004E6A58" w:rsidRDefault="004E6A58" w:rsidP="004E6A58">
            <w:r w:rsidRPr="004E6A58">
              <w:t>FC PCC 在所有 val 场景 ↑</w:t>
            </w:r>
          </w:p>
        </w:tc>
      </w:tr>
      <w:tr w:rsidR="004E6A58" w:rsidRPr="004E6A58" w14:paraId="462AFDC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EFC2F" w14:textId="77777777" w:rsidR="004E6A58" w:rsidRPr="004E6A58" w:rsidRDefault="004E6A58" w:rsidP="004E6A58">
            <w:r w:rsidRPr="004E6A58">
              <w:t>批次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D7BDB" w14:textId="77777777" w:rsidR="004E6A58" w:rsidRPr="004E6A58" w:rsidRDefault="004E6A58" w:rsidP="004E6A58">
            <w:r w:rsidRPr="004E6A58">
              <w:t>无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53FCD" w14:textId="77777777" w:rsidR="004E6A58" w:rsidRPr="004E6A58" w:rsidRDefault="004E6A58" w:rsidP="004E6A58">
            <w:r w:rsidRPr="004E6A58">
              <w:t>独立 Calibration Head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D5AA4" w14:textId="77777777" w:rsidR="004E6A58" w:rsidRPr="004E6A58" w:rsidRDefault="004E6A58" w:rsidP="004E6A58">
            <w:r w:rsidRPr="004E6A58">
              <w:t>跨仪器/板 Global R² 一致性 ↑</w:t>
            </w:r>
          </w:p>
        </w:tc>
      </w:tr>
      <w:tr w:rsidR="004E6A58" w:rsidRPr="004E6A58" w14:paraId="08B9461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56779B" w14:textId="77777777" w:rsidR="004E6A58" w:rsidRPr="004E6A58" w:rsidRDefault="004E6A58" w:rsidP="004E6A58">
            <w:r w:rsidRPr="004E6A58">
              <w:t>时间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77DFA" w14:textId="77777777" w:rsidR="004E6A58" w:rsidRPr="004E6A58" w:rsidRDefault="004E6A58" w:rsidP="004E6A58">
            <w:r w:rsidRPr="004E6A58">
              <w:t>sin/cos 基础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8C5A7" w14:textId="77777777" w:rsidR="004E6A58" w:rsidRPr="004E6A58" w:rsidRDefault="004E6A58" w:rsidP="004E6A58">
            <w:r w:rsidRPr="004E6A58">
              <w:t>sin/cos + 轻量注意力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34560" w14:textId="77777777" w:rsidR="004E6A58" w:rsidRPr="004E6A58" w:rsidRDefault="004E6A58" w:rsidP="004E6A58">
            <w:r w:rsidRPr="004E6A58">
              <w:t>val_time / test_time RMSE ↓</w:t>
            </w:r>
          </w:p>
        </w:tc>
      </w:tr>
    </w:tbl>
    <w:p w14:paraId="46C20458" w14:textId="77777777" w:rsidR="004E6A58" w:rsidRPr="004E6A58" w:rsidRDefault="004E6A58" w:rsidP="004E6A58">
      <w:r w:rsidRPr="004E6A58">
        <w:rPr>
          <w:b/>
          <w:bCs/>
        </w:rPr>
        <w:t>当前阶段 1 MLP 已跑出的结果（数据支撑）</w:t>
      </w:r>
      <w:r w:rsidRPr="004E6A58">
        <w:t>：</w:t>
      </w:r>
    </w:p>
    <w:p w14:paraId="1C2D7BB6" w14:textId="77777777" w:rsidR="004E6A58" w:rsidRPr="004E6A58" w:rsidRDefault="004E6A58" w:rsidP="004E6A58">
      <w:pPr>
        <w:numPr>
          <w:ilvl w:val="0"/>
          <w:numId w:val="10"/>
        </w:numPr>
      </w:pPr>
      <w:r w:rsidRPr="004E6A58">
        <w:t>val_chem_only Per-Protein R² = </w:t>
      </w:r>
      <w:r w:rsidRPr="004E6A58">
        <w:rPr>
          <w:b/>
          <w:bCs/>
        </w:rPr>
        <w:t>0.618</w:t>
      </w:r>
      <w:r w:rsidRPr="004E6A58">
        <w:t>（vs Matched Control 0.776，差距 -0.158）</w:t>
      </w:r>
    </w:p>
    <w:p w14:paraId="17EFC37F" w14:textId="77777777" w:rsidR="004E6A58" w:rsidRPr="004E6A58" w:rsidRDefault="004E6A58" w:rsidP="004E6A58">
      <w:pPr>
        <w:numPr>
          <w:ilvl w:val="0"/>
          <w:numId w:val="10"/>
        </w:numPr>
      </w:pPr>
      <w:r w:rsidRPr="004E6A58">
        <w:t>val_both Per-Protein R² = </w:t>
      </w:r>
      <w:r w:rsidRPr="004E6A58">
        <w:rPr>
          <w:b/>
          <w:bCs/>
        </w:rPr>
        <w:t>0.367</w:t>
      </w:r>
      <w:r w:rsidRPr="004E6A58">
        <w:t>（vs Matched Control 0.733，差距 </w:t>
      </w:r>
      <w:r w:rsidRPr="004E6A58">
        <w:rPr>
          <w:b/>
          <w:bCs/>
        </w:rPr>
        <w:t>-0.366</w:t>
      </w:r>
      <w:r w:rsidRPr="004E6A58">
        <w:t>）← 最核心提升空间</w:t>
      </w:r>
    </w:p>
    <w:p w14:paraId="642B9276" w14:textId="77777777" w:rsidR="004E6A58" w:rsidRPr="004E6A58" w:rsidRDefault="004E6A58" w:rsidP="004E6A58">
      <w:pPr>
        <w:numPr>
          <w:ilvl w:val="0"/>
          <w:numId w:val="10"/>
        </w:numPr>
      </w:pPr>
      <w:r w:rsidRPr="004E6A58">
        <w:t>val_time 上 MLP 已接近 Matched Control（差仅 0.027）← sin/cos 编码在时</w:t>
      </w:r>
      <w:r w:rsidRPr="004E6A58">
        <w:lastRenderedPageBreak/>
        <w:t>间维度已生效</w:t>
      </w:r>
    </w:p>
    <w:p w14:paraId="769EA2F6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Part 3：Baseline 选择与预期超越</w:t>
      </w:r>
    </w:p>
    <w:p w14:paraId="3EDEBF5D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3.1 参照哪个 baseline，为什么选择它</w:t>
      </w:r>
    </w:p>
    <w:p w14:paraId="02602057" w14:textId="77777777" w:rsidR="004E6A58" w:rsidRPr="004E6A58" w:rsidRDefault="004E6A58" w:rsidP="004E6A58">
      <w:r w:rsidRPr="004E6A58">
        <w:rPr>
          <w:b/>
          <w:bCs/>
        </w:rPr>
        <w:t>双基线策略</w:t>
      </w:r>
      <w:r w:rsidRPr="004E6A58">
        <w:t>：我们以两个基线为对标，各服务于不同目的：</w:t>
      </w:r>
    </w:p>
    <w:p w14:paraId="3CC55D02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Baseline 1：蛋白均值基线（Protein Mean Baseline）</w:t>
      </w:r>
    </w:p>
    <w:p w14:paraId="7A8DE06E" w14:textId="77777777" w:rsidR="004E6A58" w:rsidRPr="004E6A58" w:rsidRDefault="004E6A58" w:rsidP="004E6A58">
      <w:pPr>
        <w:numPr>
          <w:ilvl w:val="0"/>
          <w:numId w:val="11"/>
        </w:numPr>
      </w:pPr>
      <w:r w:rsidRPr="004E6A58">
        <w:rPr>
          <w:b/>
          <w:bCs/>
        </w:rPr>
        <w:t>方法</w:t>
      </w:r>
      <w:r w:rsidRPr="004E6A58">
        <w:t>：对每个蛋白取训练集均值，所有样本输出相同向量</w:t>
      </w:r>
    </w:p>
    <w:p w14:paraId="2FE7D07A" w14:textId="77777777" w:rsidR="004E6A58" w:rsidRPr="004E6A58" w:rsidRDefault="004E6A58" w:rsidP="004E6A58">
      <w:pPr>
        <w:numPr>
          <w:ilvl w:val="0"/>
          <w:numId w:val="11"/>
        </w:numPr>
      </w:pPr>
      <w:r w:rsidRPr="004E6A58">
        <w:rPr>
          <w:b/>
          <w:bCs/>
        </w:rPr>
        <w:t>Global R²</w:t>
      </w:r>
      <w:r w:rsidRPr="004E6A58">
        <w:t>：~0.87（教程对齐确认）</w:t>
      </w:r>
    </w:p>
    <w:p w14:paraId="6B359D2D" w14:textId="77777777" w:rsidR="004E6A58" w:rsidRPr="004E6A58" w:rsidRDefault="004E6A58" w:rsidP="004E6A58">
      <w:pPr>
        <w:numPr>
          <w:ilvl w:val="0"/>
          <w:numId w:val="11"/>
        </w:numPr>
      </w:pPr>
      <w:r w:rsidRPr="004E6A58">
        <w:rPr>
          <w:b/>
          <w:bCs/>
        </w:rPr>
        <w:t>Per-Protein R² 中位数</w:t>
      </w:r>
      <w:r w:rsidRPr="004E6A58">
        <w:t>：-0.064~-0.002（负值！）</w:t>
      </w:r>
    </w:p>
    <w:p w14:paraId="02DBC4C8" w14:textId="77777777" w:rsidR="004E6A58" w:rsidRPr="004E6A58" w:rsidRDefault="004E6A58" w:rsidP="004E6A58">
      <w:pPr>
        <w:numPr>
          <w:ilvl w:val="0"/>
          <w:numId w:val="11"/>
        </w:numPr>
      </w:pPr>
      <w:r w:rsidRPr="004E6A58">
        <w:rPr>
          <w:b/>
          <w:bCs/>
        </w:rPr>
        <w:t>选择理由</w:t>
      </w:r>
      <w:r w:rsidRPr="004E6A58">
        <w:t>：这是「信息论下界」——任何模型必须显著超越此基线才有意义。实际上，分蛋白 R² 从负转正（均值基线 ~ -0.03 → MLP ~ +0.50）是一个定性级的跃迁——从「完全无预测能力」到「具备基本预测能力」。</w:t>
      </w:r>
    </w:p>
    <w:p w14:paraId="4418E2D4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Baseline 2：Matched Control 基线（关键对标基线）</w:t>
      </w:r>
    </w:p>
    <w:p w14:paraId="09C2C560" w14:textId="77777777" w:rsidR="004E6A58" w:rsidRPr="004E6A58" w:rsidRDefault="004E6A58" w:rsidP="004E6A58">
      <w:pPr>
        <w:numPr>
          <w:ilvl w:val="0"/>
          <w:numId w:val="12"/>
        </w:numPr>
      </w:pPr>
      <w:r w:rsidRPr="004E6A58">
        <w:rPr>
          <w:b/>
          <w:bCs/>
        </w:rPr>
        <w:t>方法</w:t>
      </w:r>
      <w:r w:rsidRPr="004E6A58">
        <w:t>：对每个 treatment 样本，在同条件（菌株/培养基/温度/时间/仪器/板）下找 Water/DMSO 溶剂对照，以对照的蛋白向量作为预测</w:t>
      </w:r>
    </w:p>
    <w:p w14:paraId="101A9CA4" w14:textId="77777777" w:rsidR="004E6A58" w:rsidRPr="004E6A58" w:rsidRDefault="004E6A58" w:rsidP="004E6A58">
      <w:pPr>
        <w:numPr>
          <w:ilvl w:val="0"/>
          <w:numId w:val="12"/>
        </w:numPr>
      </w:pPr>
      <w:r w:rsidRPr="004E6A58">
        <w:rPr>
          <w:b/>
          <w:bCs/>
        </w:rPr>
        <w:t>Global R²</w:t>
      </w:r>
      <w:r w:rsidRPr="004E6A58">
        <w:t>：~0.968-0.972</w:t>
      </w:r>
    </w:p>
    <w:p w14:paraId="67F7EBDC" w14:textId="77777777" w:rsidR="004E6A58" w:rsidRPr="004E6A58" w:rsidRDefault="004E6A58" w:rsidP="004E6A58">
      <w:pPr>
        <w:numPr>
          <w:ilvl w:val="0"/>
          <w:numId w:val="12"/>
        </w:numPr>
      </w:pPr>
      <w:r w:rsidRPr="004E6A58">
        <w:rPr>
          <w:b/>
          <w:bCs/>
        </w:rPr>
        <w:t>Per-Protein R² 中位数</w:t>
      </w:r>
      <w:r w:rsidRPr="004E6A58">
        <w:t>：0.67~0.78</w:t>
      </w:r>
    </w:p>
    <w:p w14:paraId="2D203E2D" w14:textId="77777777" w:rsidR="004E6A58" w:rsidRPr="004E6A58" w:rsidRDefault="004E6A58" w:rsidP="004E6A58">
      <w:pPr>
        <w:numPr>
          <w:ilvl w:val="0"/>
          <w:numId w:val="12"/>
        </w:numPr>
      </w:pPr>
      <w:r w:rsidRPr="004E6A58">
        <w:rPr>
          <w:b/>
          <w:bCs/>
        </w:rPr>
        <w:t>核心认知</w:t>
      </w:r>
      <w:r w:rsidRPr="004E6A58">
        <w:t>：这是「不建模」情况下的信息论上界——它使用了真实对照实验数据（实际测量的蛋白组），理论上不可能被纯条件模型超越。但在 unseen 实体场景（val_chem_only / val_both），模型能通过学习 seen 化合物的响应模式进行泛化，存在超越空间。</w:t>
      </w:r>
    </w:p>
    <w:p w14:paraId="48FE035D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为什么 Matched Control 是对标核心</w:t>
      </w:r>
    </w:p>
    <w:p w14:paraId="53D3D768" w14:textId="77777777" w:rsidR="004E6A58" w:rsidRPr="004E6A58" w:rsidRDefault="004E6A58" w:rsidP="004E6A58">
      <w:pPr>
        <w:numPr>
          <w:ilvl w:val="0"/>
          <w:numId w:val="13"/>
        </w:numPr>
      </w:pPr>
      <w:r w:rsidRPr="004E6A58">
        <w:rPr>
          <w:b/>
          <w:bCs/>
        </w:rPr>
        <w:t>真实实验数据</w:t>
      </w:r>
      <w:r w:rsidRPr="004E6A58">
        <w:t>——它不是模型，是实际的 Water/DMSO 对照组质谱测量值</w:t>
      </w:r>
    </w:p>
    <w:p w14:paraId="00FB9BB5" w14:textId="77777777" w:rsidR="004E6A58" w:rsidRPr="004E6A58" w:rsidRDefault="004E6A58" w:rsidP="004E6A58">
      <w:pPr>
        <w:numPr>
          <w:ilvl w:val="0"/>
          <w:numId w:val="13"/>
        </w:numPr>
      </w:pPr>
      <w:r w:rsidRPr="004E6A58">
        <w:rPr>
          <w:b/>
          <w:bCs/>
        </w:rPr>
        <w:t>捕获了所有非扰动变异</w:t>
      </w:r>
      <w:r w:rsidRPr="004E6A58">
        <w:t>——遗传背景、培养基、温度、仪器偏差都被控平</w:t>
      </w:r>
    </w:p>
    <w:p w14:paraId="4F9129F2" w14:textId="77777777" w:rsidR="004E6A58" w:rsidRPr="004E6A58" w:rsidRDefault="004E6A58" w:rsidP="004E6A58">
      <w:pPr>
        <w:numPr>
          <w:ilvl w:val="0"/>
          <w:numId w:val="13"/>
        </w:numPr>
      </w:pPr>
      <w:r w:rsidRPr="004E6A58">
        <w:rPr>
          <w:b/>
          <w:bCs/>
        </w:rPr>
        <w:t>比赛评测的本质是「你的模型能否接近甚至在某些维度超越实验对照」</w:t>
      </w:r>
    </w:p>
    <w:p w14:paraId="0F0315CA" w14:textId="77777777" w:rsidR="004E6A58" w:rsidRPr="004E6A58" w:rsidRDefault="004E6A58" w:rsidP="004E6A58">
      <w:pPr>
        <w:numPr>
          <w:ilvl w:val="0"/>
          <w:numId w:val="13"/>
        </w:numPr>
      </w:pPr>
      <w:r w:rsidRPr="004E6A58">
        <w:t>Matched Control 在所有 8 个验证+测试场景上匹配成功率 100%（573 个唯一定位键全覆盖）</w:t>
      </w:r>
    </w:p>
    <w:p w14:paraId="0467A268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3.2 预期在哪个维度上超过它</w:t>
      </w:r>
    </w:p>
    <w:p w14:paraId="16CE0FDA" w14:textId="77777777" w:rsidR="004E6A58" w:rsidRPr="004E6A58" w:rsidRDefault="004E6A58" w:rsidP="004E6A58">
      <w:r w:rsidRPr="004E6A58">
        <w:rPr>
          <w:b/>
          <w:bCs/>
        </w:rPr>
        <w:t>实事求是的预期</w:t>
      </w:r>
      <w:r w:rsidRPr="004E6A58">
        <w:t>：我们</w:t>
      </w:r>
      <w:r w:rsidRPr="004E6A58">
        <w:rPr>
          <w:b/>
          <w:bCs/>
        </w:rPr>
        <w:t>不预期在 Global R² 上超越 Matched Control</w:t>
      </w:r>
      <w:r w:rsidRPr="004E6A58">
        <w:t>（天花板效应，0.968 vs 0.932 差距仅 ~0.03），也</w:t>
      </w:r>
      <w:r w:rsidRPr="004E6A58">
        <w:rPr>
          <w:b/>
          <w:bCs/>
        </w:rPr>
        <w:t>不预期在 Per-Protein R² 绝对数值上全面超越</w:t>
      </w:r>
      <w:r w:rsidRPr="004E6A58">
        <w:lastRenderedPageBreak/>
        <w:t>（Matched Control 是真实的实验测量，理论上对所有蛋白都是最优估计）。</w:t>
      </w:r>
    </w:p>
    <w:p w14:paraId="7A42EE24" w14:textId="77777777" w:rsidR="004E6A58" w:rsidRPr="004E6A58" w:rsidRDefault="004E6A58" w:rsidP="004E6A58">
      <w:r w:rsidRPr="004E6A58">
        <w:rPr>
          <w:b/>
          <w:bCs/>
        </w:rPr>
        <w:t>我们有信心在以下维度建立优势</w:t>
      </w:r>
      <w:r w:rsidRPr="004E6A58">
        <w:t>：</w:t>
      </w:r>
    </w:p>
    <w:p w14:paraId="74B6D402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维度 1：val_time + test_time — 时间外推场景</w:t>
      </w:r>
    </w:p>
    <w:p w14:paraId="24F05786" w14:textId="77777777" w:rsidR="004E6A58" w:rsidRPr="004E6A58" w:rsidRDefault="004E6A58" w:rsidP="004E6A58">
      <w:pPr>
        <w:numPr>
          <w:ilvl w:val="0"/>
          <w:numId w:val="14"/>
        </w:numPr>
      </w:pPr>
      <w:r w:rsidRPr="004E6A58">
        <w:t>当前 MLP 在此场景 Per-Protein R² 已接近 Matched Control（差仅 0.027）</w:t>
      </w:r>
    </w:p>
    <w:p w14:paraId="335A80D4" w14:textId="77777777" w:rsidR="004E6A58" w:rsidRPr="004E6A58" w:rsidRDefault="004E6A58" w:rsidP="004E6A58">
      <w:pPr>
        <w:numPr>
          <w:ilvl w:val="0"/>
          <w:numId w:val="14"/>
        </w:numPr>
      </w:pPr>
      <w:r w:rsidRPr="004E6A58">
        <w:t>我们的 sin-cos + 时间注意力机制 → </w:t>
      </w:r>
      <w:r w:rsidRPr="004E6A58">
        <w:rPr>
          <w:b/>
          <w:bCs/>
        </w:rPr>
        <w:t>目标：val_time 上 Per-Protein R² 追平或超越 Matched Control</w:t>
      </w:r>
    </w:p>
    <w:p w14:paraId="320D13FE" w14:textId="77777777" w:rsidR="004E6A58" w:rsidRPr="004E6A58" w:rsidRDefault="004E6A58" w:rsidP="004E6A58">
      <w:pPr>
        <w:numPr>
          <w:ilvl w:val="0"/>
          <w:numId w:val="14"/>
        </w:numPr>
      </w:pPr>
      <w:r w:rsidRPr="004E6A58">
        <w:t>逻辑：Matched Control 本质是「在同一时间点有对照」—但当对照时间点与 treatment 时间点不匹配时（数据中存在），模型可通过时间插值预测，优于直接取邻近时间点的对照。</w:t>
      </w:r>
    </w:p>
    <w:p w14:paraId="3AC4BBFC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维度 2：val_both — 菌株+化合物双 unseen（最核心的差异化维度）</w:t>
      </w:r>
    </w:p>
    <w:p w14:paraId="286C7BAE" w14:textId="77777777" w:rsidR="004E6A58" w:rsidRPr="004E6A58" w:rsidRDefault="004E6A58" w:rsidP="004E6A58">
      <w:pPr>
        <w:numPr>
          <w:ilvl w:val="0"/>
          <w:numId w:val="15"/>
        </w:numPr>
      </w:pPr>
      <w:r w:rsidRPr="004E6A58">
        <w:t>当前 MLP vs Matched Control 差距 = </w:t>
      </w:r>
      <w:r w:rsidRPr="004E6A58">
        <w:rPr>
          <w:b/>
          <w:bCs/>
        </w:rPr>
        <w:t>-0.366</w:t>
      </w:r>
      <w:r w:rsidRPr="004E6A58">
        <w:t>（Per-Protein R²）</w:t>
      </w:r>
    </w:p>
    <w:p w14:paraId="64D18079" w14:textId="77777777" w:rsidR="004E6A58" w:rsidRPr="004E6A58" w:rsidRDefault="004E6A58" w:rsidP="004E6A58">
      <w:pPr>
        <w:numPr>
          <w:ilvl w:val="0"/>
          <w:numId w:val="15"/>
        </w:numPr>
      </w:pPr>
      <w:r w:rsidRPr="004E6A58">
        <w:t>Matched Control 在此场景的强大是「虚假的」——它之所以高，是因为找到的对照恰好是同菌株的 Water/DMSO，但 Water/DMSO 隐含假设了「药物效应为零」</w:t>
      </w:r>
    </w:p>
    <w:p w14:paraId="543A9FFC" w14:textId="77777777" w:rsidR="004E6A58" w:rsidRPr="004E6A58" w:rsidRDefault="004E6A58" w:rsidP="004E6A58">
      <w:pPr>
        <w:numPr>
          <w:ilvl w:val="0"/>
          <w:numId w:val="15"/>
        </w:numPr>
      </w:pPr>
      <w:r w:rsidRPr="004E6A58">
        <w:rPr>
          <w:b/>
          <w:bCs/>
        </w:rPr>
        <w:t>残差分解 + 统计锚点</w:t>
      </w:r>
      <w:r w:rsidRPr="004E6A58">
        <w:t> 的目标：将差距从 -0.366 缩小至 -0.10 以内</w:t>
      </w:r>
    </w:p>
    <w:p w14:paraId="68187451" w14:textId="77777777" w:rsidR="004E6A58" w:rsidRPr="004E6A58" w:rsidRDefault="004E6A58" w:rsidP="004E6A58">
      <w:pPr>
        <w:numPr>
          <w:ilvl w:val="0"/>
          <w:numId w:val="15"/>
        </w:numPr>
      </w:pPr>
      <w:r w:rsidRPr="004E6A58">
        <w:t>这是 Matched Control 理论上不可能覆盖的场景——它对该 unseen 化合物的蛋白响应绝对无知（因为 Water/DMSO 根本不是该化合物）</w:t>
      </w:r>
    </w:p>
    <w:p w14:paraId="0D33253D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维度 3：Fold Change Pearson Correlation（评测核心）</w:t>
      </w:r>
    </w:p>
    <w:p w14:paraId="7E285884" w14:textId="77777777" w:rsidR="004E6A58" w:rsidRPr="004E6A58" w:rsidRDefault="004E6A58" w:rsidP="004E6A58">
      <w:pPr>
        <w:numPr>
          <w:ilvl w:val="0"/>
          <w:numId w:val="16"/>
        </w:numPr>
      </w:pPr>
      <w:r w:rsidRPr="004E6A58">
        <w:t>这是残差分解架构天然对齐的指标</w:t>
      </w:r>
    </w:p>
    <w:p w14:paraId="6CD8CB78" w14:textId="77777777" w:rsidR="004E6A58" w:rsidRPr="004E6A58" w:rsidRDefault="004E6A58" w:rsidP="004E6A58">
      <w:pPr>
        <w:numPr>
          <w:ilvl w:val="0"/>
          <w:numId w:val="16"/>
        </w:numPr>
      </w:pPr>
      <w:r w:rsidRPr="004E6A58">
        <w:t>Matched Control 的 FC = 0（恒为零向量——对照减去自身）</w:t>
      </w:r>
    </w:p>
    <w:p w14:paraId="54029CD3" w14:textId="77777777" w:rsidR="004E6A58" w:rsidRPr="004E6A58" w:rsidRDefault="004E6A58" w:rsidP="004E6A58">
      <w:pPr>
        <w:numPr>
          <w:ilvl w:val="0"/>
          <w:numId w:val="16"/>
        </w:numPr>
      </w:pPr>
      <w:r w:rsidRPr="004E6A58">
        <w:t>我们的 FC loss + Δ_drug 头 → </w:t>
      </w:r>
      <w:r w:rsidRPr="004E6A58">
        <w:rPr>
          <w:b/>
          <w:bCs/>
        </w:rPr>
        <w:t>预期在 FC PCC 上系统性超越 Matched Control</w:t>
      </w:r>
      <w:r w:rsidRPr="004E6A58">
        <w:t>（后者 FC PCC 恒为零）</w:t>
      </w:r>
    </w:p>
    <w:p w14:paraId="03472997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维度 4：无对照样本场景的预测</w:t>
      </w:r>
    </w:p>
    <w:p w14:paraId="5C133EA6" w14:textId="77777777" w:rsidR="004E6A58" w:rsidRPr="004E6A58" w:rsidRDefault="004E6A58" w:rsidP="004E6A58">
      <w:pPr>
        <w:numPr>
          <w:ilvl w:val="0"/>
          <w:numId w:val="17"/>
        </w:numPr>
      </w:pPr>
      <w:r w:rsidRPr="004E6A58">
        <w:t>Matched Control 依赖「存在对照样本」这一前提</w:t>
      </w:r>
    </w:p>
    <w:p w14:paraId="69575A5E" w14:textId="77777777" w:rsidR="004E6A58" w:rsidRPr="004E6A58" w:rsidRDefault="004E6A58" w:rsidP="004E6A58">
      <w:pPr>
        <w:numPr>
          <w:ilvl w:val="0"/>
          <w:numId w:val="17"/>
        </w:numPr>
      </w:pPr>
      <w:r w:rsidRPr="004E6A58">
        <w:t>在真实药物筛选中，并非每个新化合物都能恰好匹配到同条件的溶剂对照</w:t>
      </w:r>
    </w:p>
    <w:p w14:paraId="5732C6DA" w14:textId="77777777" w:rsidR="004E6A58" w:rsidRPr="004E6A58" w:rsidRDefault="004E6A58" w:rsidP="004E6A58">
      <w:pPr>
        <w:numPr>
          <w:ilvl w:val="0"/>
          <w:numId w:val="17"/>
        </w:numPr>
      </w:pPr>
      <w:r w:rsidRPr="004E6A58">
        <w:t>我们的条件模型不依赖任何对照实验数据 → 在实际部署中可直接对新化合物×新菌株做预测</w:t>
      </w:r>
    </w:p>
    <w:p w14:paraId="16E1B28E" w14:textId="77777777" w:rsidR="00216582" w:rsidRDefault="00216582" w:rsidP="004E6A58">
      <w:pPr>
        <w:rPr>
          <w:b/>
          <w:bCs/>
        </w:rPr>
      </w:pPr>
    </w:p>
    <w:p w14:paraId="6892C51C" w14:textId="77777777" w:rsidR="00216582" w:rsidRDefault="00216582" w:rsidP="004E6A58">
      <w:pPr>
        <w:rPr>
          <w:b/>
          <w:bCs/>
        </w:rPr>
      </w:pPr>
    </w:p>
    <w:p w14:paraId="520378F4" w14:textId="6B8BADAD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lastRenderedPageBreak/>
        <w:t>总结：预期超越维度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533"/>
        <w:gridCol w:w="2055"/>
        <w:gridCol w:w="2808"/>
      </w:tblGrid>
      <w:tr w:rsidR="004E6A58" w:rsidRPr="004E6A58" w14:paraId="23B4B5F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407B9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评测维度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9314D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Matched Control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542CB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我们的目标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B04E32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超越逻辑</w:t>
            </w:r>
          </w:p>
        </w:tc>
      </w:tr>
      <w:tr w:rsidR="004E6A58" w:rsidRPr="004E6A58" w14:paraId="1B6F7C0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4E053" w14:textId="77777777" w:rsidR="004E6A58" w:rsidRPr="004E6A58" w:rsidRDefault="004E6A58" w:rsidP="004E6A58">
            <w:r w:rsidRPr="004E6A58">
              <w:t>val_time Per-Protein R²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EC112" w14:textId="77777777" w:rsidR="004E6A58" w:rsidRPr="004E6A58" w:rsidRDefault="004E6A58" w:rsidP="004E6A58">
            <w:r w:rsidRPr="004E6A58">
              <w:t>0.670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19F1E" w14:textId="77777777" w:rsidR="004E6A58" w:rsidRPr="004E6A58" w:rsidRDefault="004E6A58" w:rsidP="004E6A58">
            <w:r w:rsidRPr="004E6A58">
              <w:rPr>
                <w:b/>
                <w:bCs/>
              </w:rPr>
              <w:t>追平或超越 (差值 &lt;0.02)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1F1A2" w14:textId="77777777" w:rsidR="004E6A58" w:rsidRPr="004E6A58" w:rsidRDefault="004E6A58" w:rsidP="004E6A58">
            <w:r w:rsidRPr="004E6A58">
              <w:t>时间插值 &gt; 时间点离散匹配</w:t>
            </w:r>
          </w:p>
        </w:tc>
      </w:tr>
      <w:tr w:rsidR="004E6A58" w:rsidRPr="004E6A58" w14:paraId="45C476E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566B8" w14:textId="77777777" w:rsidR="004E6A58" w:rsidRPr="004E6A58" w:rsidRDefault="004E6A58" w:rsidP="004E6A58">
            <w:r w:rsidRPr="004E6A58">
              <w:t>val_both Per-Protein R²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25C56" w14:textId="77777777" w:rsidR="004E6A58" w:rsidRPr="004E6A58" w:rsidRDefault="004E6A58" w:rsidP="004E6A58">
            <w:r w:rsidRPr="004E6A58">
              <w:t>0.733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D31A0" w14:textId="77777777" w:rsidR="004E6A58" w:rsidRPr="004E6A58" w:rsidRDefault="004E6A58" w:rsidP="004E6A58">
            <w:r w:rsidRPr="004E6A58">
              <w:rPr>
                <w:b/>
                <w:bCs/>
              </w:rPr>
              <w:t>差距缩至 -0.10 以内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58D8E" w14:textId="77777777" w:rsidR="004E6A58" w:rsidRPr="004E6A58" w:rsidRDefault="004E6A58" w:rsidP="004E6A58">
            <w:r w:rsidRPr="004E6A58">
              <w:t>残差分解+统计锚点提供 OOD 泛化</w:t>
            </w:r>
          </w:p>
        </w:tc>
      </w:tr>
      <w:tr w:rsidR="004E6A58" w:rsidRPr="004E6A58" w14:paraId="480DDFB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22834" w14:textId="77777777" w:rsidR="004E6A58" w:rsidRPr="004E6A58" w:rsidRDefault="004E6A58" w:rsidP="004E6A58">
            <w:r w:rsidRPr="004E6A58">
              <w:t>Fold Change PCC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D13C7" w14:textId="77777777" w:rsidR="004E6A58" w:rsidRPr="004E6A58" w:rsidRDefault="004E6A58" w:rsidP="004E6A58">
            <w:r w:rsidRPr="004E6A58">
              <w:t>0（恒为零向量）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C9EAD" w14:textId="77777777" w:rsidR="004E6A58" w:rsidRPr="004E6A58" w:rsidRDefault="004E6A58" w:rsidP="004E6A58">
            <w:r w:rsidRPr="004E6A58">
              <w:rPr>
                <w:b/>
                <w:bCs/>
              </w:rPr>
              <w:t>系统性 &gt;0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FFD1C" w14:textId="77777777" w:rsidR="004E6A58" w:rsidRPr="004E6A58" w:rsidRDefault="004E6A58" w:rsidP="004E6A58">
            <w:r w:rsidRPr="004E6A58">
              <w:t>Δ_drug 头+FC loss 直接建模</w:t>
            </w:r>
          </w:p>
        </w:tc>
      </w:tr>
      <w:tr w:rsidR="004E6A58" w:rsidRPr="004E6A58" w14:paraId="4BCDC35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CEA7D" w14:textId="77777777" w:rsidR="004E6A58" w:rsidRPr="004E6A58" w:rsidRDefault="004E6A58" w:rsidP="004E6A58">
            <w:r w:rsidRPr="004E6A58">
              <w:t>无对照样本适用性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CAA48" w14:textId="77777777" w:rsidR="004E6A58" w:rsidRPr="004E6A58" w:rsidRDefault="004E6A58" w:rsidP="004E6A58">
            <w:r w:rsidRPr="004E6A58">
              <w:t>不可用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D6313" w14:textId="77777777" w:rsidR="004E6A58" w:rsidRPr="004E6A58" w:rsidRDefault="004E6A58" w:rsidP="004E6A58">
            <w:r w:rsidRPr="004E6A58">
              <w:rPr>
                <w:b/>
                <w:bCs/>
              </w:rPr>
              <w:t>完全可用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E9E5B" w14:textId="77777777" w:rsidR="004E6A58" w:rsidRPr="004E6A58" w:rsidRDefault="004E6A58" w:rsidP="004E6A58">
            <w:r w:rsidRPr="004E6A58">
              <w:t>纯条件驱动，不依赖对照数据</w:t>
            </w:r>
          </w:p>
        </w:tc>
      </w:tr>
    </w:tbl>
    <w:p w14:paraId="2FCC39AD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3.3 已有实验证据支撑</w:t>
      </w:r>
    </w:p>
    <w:p w14:paraId="48CD5D7E" w14:textId="77777777" w:rsidR="004E6A58" w:rsidRPr="004E6A58" w:rsidRDefault="004E6A58" w:rsidP="004E6A58">
      <w:r w:rsidRPr="004E6A58">
        <w:t>阶段 0+1 已在全部 8 个 split 上跑通验证（真实数据，PyTorch，模型参数量 1.22M）：</w:t>
      </w:r>
    </w:p>
    <w:p w14:paraId="098874BB" w14:textId="77777777" w:rsidR="004E6A58" w:rsidRPr="004E6A58" w:rsidRDefault="004E6A58" w:rsidP="004E6A58">
      <w:pPr>
        <w:numPr>
          <w:ilvl w:val="0"/>
          <w:numId w:val="18"/>
        </w:numPr>
      </w:pPr>
      <w:r w:rsidRPr="004E6A58">
        <w:rPr>
          <w:b/>
          <w:bCs/>
        </w:rPr>
        <w:t>流水线正确性</w:t>
      </w:r>
      <w:r w:rsidRPr="004E6A58">
        <w:t>：均值基线 Global R² 精确对齐教程（</w:t>
      </w:r>
      <w:del w:id="2" w:author="Unknown">
        <w:r w:rsidRPr="004E6A58">
          <w:delText>0.87），Matched Control Per-Protein R² 对齐教程（0.67</w:delText>
        </w:r>
      </w:del>
      <w:r w:rsidRPr="004E6A58">
        <w:t>0.78）</w:t>
      </w:r>
    </w:p>
    <w:p w14:paraId="52F2E820" w14:textId="77777777" w:rsidR="004E6A58" w:rsidRPr="004E6A58" w:rsidRDefault="004E6A58" w:rsidP="004E6A58">
      <w:pPr>
        <w:numPr>
          <w:ilvl w:val="0"/>
          <w:numId w:val="18"/>
        </w:numPr>
      </w:pPr>
      <w:r w:rsidRPr="004E6A58">
        <w:rPr>
          <w:b/>
          <w:bCs/>
        </w:rPr>
        <w:t>MLP 跨越准入门槛</w:t>
      </w:r>
      <w:r w:rsidRPr="004E6A58">
        <w:t>：全部 8 个 split Per-Protein R² &gt; 0（均值基线为负）</w:t>
      </w:r>
    </w:p>
    <w:p w14:paraId="4BBFE453" w14:textId="77777777" w:rsidR="004E6A58" w:rsidRPr="004E6A58" w:rsidRDefault="004E6A58" w:rsidP="004E6A58">
      <w:pPr>
        <w:numPr>
          <w:ilvl w:val="0"/>
          <w:numId w:val="18"/>
        </w:numPr>
      </w:pPr>
      <w:r w:rsidRPr="004E6A58">
        <w:rPr>
          <w:b/>
          <w:bCs/>
        </w:rPr>
        <w:t>val_time 上 MLP 已近 Matched Control</w:t>
      </w:r>
      <w:r w:rsidRPr="004E6A58">
        <w:t>：差值仅 0.027——验证了时间编码的有效性</w:t>
      </w:r>
    </w:p>
    <w:p w14:paraId="1BA70FAF" w14:textId="77777777" w:rsidR="004E6A58" w:rsidRPr="004E6A58" w:rsidRDefault="004E6A58" w:rsidP="004E6A58">
      <w:pPr>
        <w:numPr>
          <w:ilvl w:val="0"/>
          <w:numId w:val="18"/>
        </w:numPr>
      </w:pPr>
      <w:r w:rsidRPr="004E6A58">
        <w:rPr>
          <w:b/>
          <w:bCs/>
        </w:rPr>
        <w:t>val_both 差距最大（-0.366）</w:t>
      </w:r>
      <w:r w:rsidRPr="004E6A58">
        <w:t>：精确验证了「OOD 双重失效」的判断——这是后续阶段的核心改进空间</w:t>
      </w:r>
    </w:p>
    <w:p w14:paraId="731163A5" w14:textId="77777777" w:rsidR="004E6A58" w:rsidRPr="004E6A58" w:rsidRDefault="004E6A58" w:rsidP="004E6A58">
      <w:r w:rsidRPr="004E6A58">
        <w:pict w14:anchorId="62B1D2A3">
          <v:rect id="_x0000_i1037" style="width:0;height:1.5pt" o:hralign="center" o:hrstd="t" o:hr="t" fillcolor="#a0a0a0" stroked="f"/>
        </w:pict>
      </w:r>
    </w:p>
    <w:p w14:paraId="7D289E2F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Q&amp;A 预案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5778"/>
      </w:tblGrid>
      <w:tr w:rsidR="004E6A58" w:rsidRPr="004E6A58" w14:paraId="6A0109A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96AFC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可能问题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A0D68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应答策略</w:t>
            </w:r>
          </w:p>
        </w:tc>
      </w:tr>
      <w:tr w:rsidR="004E6A58" w:rsidRPr="004E6A58" w14:paraId="6CDEDAF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D02D8" w14:textId="77777777" w:rsidR="004E6A58" w:rsidRPr="004E6A58" w:rsidRDefault="004E6A58" w:rsidP="004E6A58">
            <w:r w:rsidRPr="004E6A58">
              <w:t>「你的残差分解假设效应可加，但生物学是非线性的，如何证明假设成立？」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C2FFDE" w14:textId="77777777" w:rsidR="004E6A58" w:rsidRPr="004E6A58" w:rsidRDefault="004E6A58" w:rsidP="004E6A58">
            <w:r w:rsidRPr="004E6A58">
              <w:t>① 消融实验对比残差分解 vs 端到端 MLP（参数总量相同）；② 有 L2 正则 → 各 Δ 头是有约束的可加分量；③ 失败回退：若残差分解确实不如端到端，保留端到端 Decoder，残差分解仅作可解释性工具</w:t>
            </w:r>
          </w:p>
        </w:tc>
      </w:tr>
      <w:tr w:rsidR="004E6A58" w:rsidRPr="004E6A58" w14:paraId="235B79B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2FE30" w14:textId="77777777" w:rsidR="004E6A58" w:rsidRPr="004E6A58" w:rsidRDefault="004E6A58" w:rsidP="004E6A58">
            <w:r w:rsidRPr="004E6A58">
              <w:t>「蛋白共表达相关矩阵噪</w:t>
            </w:r>
            <w:r w:rsidRPr="004E6A58">
              <w:lastRenderedPageBreak/>
              <w:t>声很大（4,232 蛋白 × 5,920 样本），GNN 图可靠吗？」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E43CB" w14:textId="77777777" w:rsidR="004E6A58" w:rsidRPr="004E6A58" w:rsidRDefault="004E6A58" w:rsidP="004E6A58">
            <w:r w:rsidRPr="004E6A58">
              <w:lastRenderedPageBreak/>
              <w:t>① 仅取 Pearson r &gt; 0.7 做稀疏化；② GNN 仅 1 层、初</w:t>
            </w:r>
            <w:r w:rsidRPr="004E6A58">
              <w:lastRenderedPageBreak/>
              <w:t>始化极小（接近恒等映射）；③ 消融验证：若 GNN 无提升则跳过（方案文档表 3-5 明确列出此回退路径）</w:t>
            </w:r>
          </w:p>
        </w:tc>
      </w:tr>
      <w:tr w:rsidR="004E6A58" w:rsidRPr="004E6A58" w14:paraId="3350CC3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A544E" w14:textId="77777777" w:rsidR="004E6A58" w:rsidRPr="004E6A58" w:rsidRDefault="004E6A58" w:rsidP="004E6A58">
            <w:r w:rsidRPr="004E6A58">
              <w:t>「统计锚点对 unseen 实体退化为全局均值，如何区分不同的 unseen 实体？」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0E57E" w14:textId="77777777" w:rsidR="004E6A58" w:rsidRPr="004E6A58" w:rsidRDefault="004E6A58" w:rsidP="004E6A58">
            <w:r w:rsidRPr="004E6A58">
              <w:t>① Hash 编码（32→64 维）确保身份区分；② 在 loss 中增加 unseen 预测多样性惩罚；③ 利用 seen 化合物 Δ 聚类→为 unseen 分配最近邻居的 Δ</w:t>
            </w:r>
          </w:p>
        </w:tc>
      </w:tr>
      <w:tr w:rsidR="004E6A58" w:rsidRPr="004E6A58" w14:paraId="603C2B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84C94" w14:textId="77777777" w:rsidR="004E6A58" w:rsidRPr="004E6A58" w:rsidRDefault="004E6A58" w:rsidP="004E6A58">
            <w:r w:rsidRPr="004E6A58">
              <w:t>「为什么选择封闭榜而非开放知识榜？」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E8C60" w14:textId="77777777" w:rsidR="004E6A58" w:rsidRPr="004E6A58" w:rsidRDefault="004E6A58" w:rsidP="004E6A58">
            <w:r w:rsidRPr="004E6A58">
              <w:t>封闭榜约束逼出真正的架构创新能力——表征+残差分解+GNN 均从数据内部挖掘结构，方法论更具通用性和可迁移性；开放榜路径已规划为后续扩展（ESM-2 + RDKit + 系统发育嵌入）</w:t>
            </w:r>
          </w:p>
        </w:tc>
      </w:tr>
      <w:tr w:rsidR="004E6A58" w:rsidRPr="004E6A58" w14:paraId="4586710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D3677" w14:textId="77777777" w:rsidR="004E6A58" w:rsidRPr="004E6A58" w:rsidRDefault="004E6A58" w:rsidP="004E6A58">
            <w:r w:rsidRPr="004E6A58">
              <w:t>「你的阶段才到 MLP 基线，还没验证核心创新点，怎么保证有效？」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F66C5" w14:textId="77777777" w:rsidR="004E6A58" w:rsidRPr="004E6A58" w:rsidRDefault="004E6A58" w:rsidP="004E6A58">
            <w:r w:rsidRPr="004E6A58">
              <w:t>① 渐进式研发的设计意图——每阶段增量 1-2 组件，失败可精确归因；② 六个创新点每个都可独立消融验证；③ 方案文档已规划完整回退路径（表 3-5）；④ 当前实验结果已经为后续改进提供了清晰的量化空间</w:t>
            </w:r>
          </w:p>
        </w:tc>
      </w:tr>
    </w:tbl>
    <w:p w14:paraId="51A9FA3F" w14:textId="77777777" w:rsidR="004E6A58" w:rsidRPr="004E6A58" w:rsidRDefault="004E6A58" w:rsidP="004E6A58">
      <w:r w:rsidRPr="004E6A58">
        <w:pict w14:anchorId="5AEA9459">
          <v:rect id="_x0000_i1038" style="width:0;height:1.5pt" o:hralign="center" o:hrstd="t" o:hr="t" fillcolor="#a0a0a0" stroked="f"/>
        </w:pict>
      </w:r>
    </w:p>
    <w:p w14:paraId="00F21649" w14:textId="77777777" w:rsidR="004E6A58" w:rsidRPr="004E6A58" w:rsidRDefault="004E6A58" w:rsidP="004E6A58">
      <w:r w:rsidRPr="004E6A58">
        <w:rPr>
          <w:i/>
          <w:iCs/>
        </w:rPr>
        <w:t>以上大纲直接可用作汇报 PPT 的结构和口径。建议 PPT 控制在 15-20 页，Part 1 约 5 页（科学问题+综述定位+主流方法局限），Part 2 约 8 页（架构图+六个创新点逐项论证+特征工程+风险缓解），Part 3 约 4 页（双基线解读+预期超越维度+支撑数据）。</w:t>
      </w:r>
    </w:p>
    <w:p w14:paraId="6764FD19" w14:textId="77777777" w:rsidR="00D06B90" w:rsidRPr="004E6A58" w:rsidRDefault="00D06B90"/>
    <w:sectPr w:rsidR="00D06B90" w:rsidRPr="004E6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翔宇 李" w:date="2026-08-07T10:47:00Z" w:initials="翔李">
    <w:p w14:paraId="4BD5F9BC" w14:textId="77777777" w:rsidR="003355EE" w:rsidRDefault="003355EE" w:rsidP="003355EE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对于真正的药物泛化而非组合泛化，还能怎么做？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D5F9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555FDB" w16cex:dateUtc="2026-08-07T0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D5F9BC" w16cid:durableId="6D555FD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5444"/>
    <w:multiLevelType w:val="multilevel"/>
    <w:tmpl w:val="FC40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74C40"/>
    <w:multiLevelType w:val="multilevel"/>
    <w:tmpl w:val="D5F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B7189"/>
    <w:multiLevelType w:val="multilevel"/>
    <w:tmpl w:val="B77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5314"/>
    <w:multiLevelType w:val="multilevel"/>
    <w:tmpl w:val="CC2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036B8"/>
    <w:multiLevelType w:val="multilevel"/>
    <w:tmpl w:val="FBE6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97FBC"/>
    <w:multiLevelType w:val="multilevel"/>
    <w:tmpl w:val="579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52E04"/>
    <w:multiLevelType w:val="multilevel"/>
    <w:tmpl w:val="19A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C6C30"/>
    <w:multiLevelType w:val="multilevel"/>
    <w:tmpl w:val="622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E12E3"/>
    <w:multiLevelType w:val="multilevel"/>
    <w:tmpl w:val="9CD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64A7D"/>
    <w:multiLevelType w:val="multilevel"/>
    <w:tmpl w:val="A3D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305D9"/>
    <w:multiLevelType w:val="multilevel"/>
    <w:tmpl w:val="2DB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76AED"/>
    <w:multiLevelType w:val="multilevel"/>
    <w:tmpl w:val="B3D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92733"/>
    <w:multiLevelType w:val="multilevel"/>
    <w:tmpl w:val="2F7C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606FDE"/>
    <w:multiLevelType w:val="multilevel"/>
    <w:tmpl w:val="B61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02221E"/>
    <w:multiLevelType w:val="multilevel"/>
    <w:tmpl w:val="161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86937"/>
    <w:multiLevelType w:val="multilevel"/>
    <w:tmpl w:val="707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B0435"/>
    <w:multiLevelType w:val="multilevel"/>
    <w:tmpl w:val="3FC2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D160B8"/>
    <w:multiLevelType w:val="multilevel"/>
    <w:tmpl w:val="60A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655057">
    <w:abstractNumId w:val="5"/>
  </w:num>
  <w:num w:numId="2" w16cid:durableId="636379229">
    <w:abstractNumId w:val="12"/>
  </w:num>
  <w:num w:numId="3" w16cid:durableId="1900703219">
    <w:abstractNumId w:val="4"/>
  </w:num>
  <w:num w:numId="4" w16cid:durableId="1443181329">
    <w:abstractNumId w:val="8"/>
  </w:num>
  <w:num w:numId="5" w16cid:durableId="90972475">
    <w:abstractNumId w:val="10"/>
  </w:num>
  <w:num w:numId="6" w16cid:durableId="445466702">
    <w:abstractNumId w:val="1"/>
  </w:num>
  <w:num w:numId="7" w16cid:durableId="1718771098">
    <w:abstractNumId w:val="16"/>
  </w:num>
  <w:num w:numId="8" w16cid:durableId="405765591">
    <w:abstractNumId w:val="2"/>
  </w:num>
  <w:num w:numId="9" w16cid:durableId="1589658697">
    <w:abstractNumId w:val="13"/>
  </w:num>
  <w:num w:numId="10" w16cid:durableId="782771073">
    <w:abstractNumId w:val="17"/>
  </w:num>
  <w:num w:numId="11" w16cid:durableId="1007751308">
    <w:abstractNumId w:val="6"/>
  </w:num>
  <w:num w:numId="12" w16cid:durableId="881359626">
    <w:abstractNumId w:val="14"/>
  </w:num>
  <w:num w:numId="13" w16cid:durableId="1363166894">
    <w:abstractNumId w:val="0"/>
  </w:num>
  <w:num w:numId="14" w16cid:durableId="1144857323">
    <w:abstractNumId w:val="7"/>
  </w:num>
  <w:num w:numId="15" w16cid:durableId="1989095117">
    <w:abstractNumId w:val="9"/>
  </w:num>
  <w:num w:numId="16" w16cid:durableId="1436244820">
    <w:abstractNumId w:val="3"/>
  </w:num>
  <w:num w:numId="17" w16cid:durableId="1214736008">
    <w:abstractNumId w:val="15"/>
  </w:num>
  <w:num w:numId="18" w16cid:durableId="1655448287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翔宇 李">
    <w15:presenceInfo w15:providerId="Windows Live" w15:userId="ccf9cb3e6b82b6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90"/>
    <w:rsid w:val="00216582"/>
    <w:rsid w:val="003355EE"/>
    <w:rsid w:val="004E6A58"/>
    <w:rsid w:val="006B3C2F"/>
    <w:rsid w:val="00D06B90"/>
    <w:rsid w:val="00EB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6D242"/>
  <w15:chartTrackingRefBased/>
  <w15:docId w15:val="{4294D8D6-AA8A-491E-B056-214F123A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6B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B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B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B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B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B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B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B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6B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6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6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6B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6B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6B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6B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6B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6B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6B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6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B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6B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6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6B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6B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6B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6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6B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6B90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3355EE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3355EE"/>
  </w:style>
  <w:style w:type="character" w:customStyle="1" w:styleId="af0">
    <w:name w:val="批注文字 字符"/>
    <w:basedOn w:val="a0"/>
    <w:link w:val="af"/>
    <w:uiPriority w:val="99"/>
    <w:rsid w:val="003355EE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3355EE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3355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1274</Words>
  <Characters>7265</Characters>
  <Application>Microsoft Office Word</Application>
  <DocSecurity>0</DocSecurity>
  <Lines>60</Lines>
  <Paragraphs>17</Paragraphs>
  <ScaleCrop>false</ScaleCrop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翔宇 李</dc:creator>
  <cp:keywords/>
  <dc:description/>
  <cp:lastModifiedBy>翔宇 李</cp:lastModifiedBy>
  <cp:revision>3</cp:revision>
  <dcterms:created xsi:type="dcterms:W3CDTF">2026-08-07T02:11:00Z</dcterms:created>
  <dcterms:modified xsi:type="dcterms:W3CDTF">2026-08-07T02:47:00Z</dcterms:modified>
</cp:coreProperties>
</file>